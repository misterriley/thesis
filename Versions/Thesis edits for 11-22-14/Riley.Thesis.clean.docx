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people.xml" ContentType="application/vnd.openxmlformats-officedocument.wordprocessingml.people+xml"/>
  <Override PartName="/word/endnotes.xml" ContentType="application/vnd.openxmlformats-officedocument.wordprocessingml.endnotes+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docProps/app.xml" ContentType="application/vnd.openxmlformats-officedocument.extended-properties+xml"/>
  <Override PartName="/customXml/itemProps1.xml" ContentType="application/vnd.openxmlformats-officedocument.customXmlProperties+xml"/>
  <Override PartName="/word/commentsExtended.xml" ContentType="application/vnd.openxmlformats-officedocument.wordprocessingml.commentsExtended+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ackground w:color="FFFFFF"/>
  <w:body>
    <w:p w:rsidR="00BB3C97" w:rsidRPr="004B143D" w:rsidRDefault="00BB3C97">
      <w:pPr>
        <w:pStyle w:val="Normal1"/>
        <w:spacing w:line="480" w:lineRule="auto"/>
        <w:ind w:firstLine="720"/>
        <w:jc w:val="center"/>
        <w:rPr>
          <w:rFonts w:ascii="Times New Roman" w:hAnsi="Times New Roman"/>
          <w:sz w:val="24"/>
        </w:rPr>
      </w:pPr>
    </w:p>
    <w:p w:rsidR="00BB3C97" w:rsidRPr="004B143D" w:rsidRDefault="00BB3C97">
      <w:pPr>
        <w:pStyle w:val="Normal1"/>
        <w:spacing w:line="480" w:lineRule="auto"/>
        <w:ind w:firstLine="720"/>
        <w:jc w:val="center"/>
        <w:rPr>
          <w:rFonts w:ascii="Times New Roman" w:hAnsi="Times New Roman"/>
          <w:sz w:val="24"/>
        </w:rPr>
      </w:pPr>
    </w:p>
    <w:p w:rsidR="00BB3C97" w:rsidRPr="004B143D" w:rsidRDefault="00BB3C97">
      <w:pPr>
        <w:pStyle w:val="Normal1"/>
        <w:spacing w:line="480" w:lineRule="auto"/>
        <w:ind w:firstLine="720"/>
        <w:jc w:val="center"/>
        <w:rPr>
          <w:rFonts w:ascii="Times New Roman" w:hAnsi="Times New Roman"/>
          <w:sz w:val="24"/>
        </w:rPr>
      </w:pPr>
    </w:p>
    <w:p w:rsidR="00BB3C97" w:rsidRPr="004B143D" w:rsidRDefault="00BB3C97">
      <w:pPr>
        <w:pStyle w:val="Normal1"/>
        <w:spacing w:line="480" w:lineRule="auto"/>
        <w:ind w:firstLine="720"/>
        <w:jc w:val="center"/>
        <w:rPr>
          <w:rFonts w:ascii="Times New Roman" w:hAnsi="Times New Roman"/>
          <w:sz w:val="24"/>
        </w:rPr>
      </w:pPr>
    </w:p>
    <w:p w:rsidR="00353C7C" w:rsidRDefault="00353C7C" w:rsidP="003F373E">
      <w:pPr>
        <w:pStyle w:val="Normal1"/>
        <w:spacing w:line="480" w:lineRule="auto"/>
        <w:rPr>
          <w:ins w:id="0" w:author="Unknown" w:date="2014-11-11T21:08:00Z"/>
          <w:rFonts w:ascii="Times New Roman" w:hAnsi="Times New Roman"/>
          <w:sz w:val="24"/>
        </w:rPr>
      </w:pPr>
    </w:p>
    <w:p w:rsidR="00353C7C" w:rsidRPr="004B143D" w:rsidRDefault="00353C7C" w:rsidP="003F373E">
      <w:pPr>
        <w:pStyle w:val="Normal1"/>
        <w:spacing w:line="480" w:lineRule="auto"/>
        <w:rPr>
          <w:rFonts w:ascii="Times New Roman" w:hAnsi="Times New Roman"/>
          <w:sz w:val="24"/>
        </w:rPr>
      </w:pPr>
    </w:p>
    <w:p w:rsidR="00BB3C97" w:rsidRDefault="003F373E">
      <w:pPr>
        <w:pStyle w:val="Normal1"/>
        <w:spacing w:line="480" w:lineRule="auto"/>
        <w:ind w:firstLine="720"/>
        <w:jc w:val="center"/>
        <w:rPr>
          <w:ins w:id="1" w:author="Unknown" w:date="2014-11-11T21:08:00Z"/>
          <w:rFonts w:ascii="Times New Roman" w:eastAsia="Times New Roman" w:hAnsi="Times New Roman" w:cs="Times New Roman"/>
          <w:sz w:val="24"/>
        </w:rPr>
      </w:pPr>
      <w:r w:rsidRPr="004B143D">
        <w:rPr>
          <w:rFonts w:ascii="Times New Roman" w:eastAsia="Times New Roman" w:hAnsi="Times New Roman" w:cs="Times New Roman"/>
          <w:sz w:val="24"/>
        </w:rPr>
        <w:t>Preferred Difficulty Levels in Novel Computer-Based Tasks</w:t>
      </w:r>
    </w:p>
    <w:p w:rsidR="00353C7C" w:rsidRPr="00353C7C" w:rsidRDefault="00353C7C" w:rsidP="00353C7C">
      <w:pPr>
        <w:pStyle w:val="Normal1"/>
        <w:spacing w:line="480" w:lineRule="auto"/>
        <w:ind w:firstLine="720"/>
        <w:jc w:val="center"/>
        <w:rPr>
          <w:ins w:id="2" w:author="Unknown" w:date="2014-11-11T21:08:00Z"/>
          <w:rFonts w:ascii="Times New Roman" w:hAnsi="Times New Roman"/>
          <w:sz w:val="24"/>
        </w:rPr>
      </w:pPr>
      <w:ins w:id="3" w:author="Unknown" w:date="2014-11-11T21:08:00Z">
        <w:r w:rsidRPr="00353C7C">
          <w:rPr>
            <w:rFonts w:ascii="Times New Roman" w:hAnsi="Times New Roman"/>
            <w:sz w:val="24"/>
          </w:rPr>
          <w:t xml:space="preserve">Thesis presented to the Faculty of </w:t>
        </w:r>
      </w:ins>
    </w:p>
    <w:p w:rsidR="00353C7C" w:rsidRPr="00353C7C" w:rsidRDefault="00353C7C" w:rsidP="00353C7C">
      <w:pPr>
        <w:pStyle w:val="Normal1"/>
        <w:spacing w:line="480" w:lineRule="auto"/>
        <w:ind w:firstLine="720"/>
        <w:jc w:val="center"/>
        <w:rPr>
          <w:ins w:id="4" w:author="Unknown" w:date="2014-11-11T21:08:00Z"/>
          <w:rFonts w:ascii="Times New Roman" w:hAnsi="Times New Roman"/>
          <w:sz w:val="24"/>
        </w:rPr>
      </w:pPr>
      <w:ins w:id="5" w:author="Unknown" w:date="2014-11-11T21:08:00Z">
        <w:r w:rsidRPr="00353C7C">
          <w:rPr>
            <w:rFonts w:ascii="Times New Roman" w:hAnsi="Times New Roman"/>
            <w:sz w:val="24"/>
          </w:rPr>
          <w:t>Notre Dame de Namur University</w:t>
        </w:r>
      </w:ins>
    </w:p>
    <w:p w:rsidR="00353C7C" w:rsidRPr="00353C7C" w:rsidRDefault="00353C7C" w:rsidP="00353C7C">
      <w:pPr>
        <w:pStyle w:val="Normal1"/>
        <w:spacing w:line="480" w:lineRule="auto"/>
        <w:ind w:firstLine="720"/>
        <w:jc w:val="center"/>
        <w:rPr>
          <w:ins w:id="6" w:author="Unknown" w:date="2014-11-11T21:08:00Z"/>
          <w:rFonts w:ascii="Times New Roman" w:hAnsi="Times New Roman"/>
          <w:sz w:val="24"/>
        </w:rPr>
      </w:pPr>
      <w:ins w:id="7" w:author="Unknown" w:date="2014-11-11T21:08:00Z">
        <w:r w:rsidRPr="00353C7C">
          <w:rPr>
            <w:rFonts w:ascii="Times New Roman" w:hAnsi="Times New Roman"/>
            <w:sz w:val="24"/>
          </w:rPr>
          <w:t>In partial fulfillment of the requirements for the degree of</w:t>
        </w:r>
      </w:ins>
    </w:p>
    <w:p w:rsidR="00353C7C" w:rsidRPr="00353C7C" w:rsidRDefault="00353C7C" w:rsidP="00353C7C">
      <w:pPr>
        <w:pStyle w:val="Normal1"/>
        <w:spacing w:line="480" w:lineRule="auto"/>
        <w:ind w:firstLine="720"/>
        <w:jc w:val="center"/>
        <w:rPr>
          <w:ins w:id="8" w:author="Unknown" w:date="2014-11-11T21:08:00Z"/>
          <w:rFonts w:ascii="Times New Roman" w:hAnsi="Times New Roman"/>
          <w:sz w:val="24"/>
        </w:rPr>
      </w:pPr>
      <w:ins w:id="9" w:author="Unknown" w:date="2014-11-11T21:08:00Z">
        <w:r w:rsidRPr="00353C7C">
          <w:rPr>
            <w:rFonts w:ascii="Times New Roman" w:hAnsi="Times New Roman"/>
            <w:sz w:val="24"/>
          </w:rPr>
          <w:t>Masters of Science in Clinical Psychology</w:t>
        </w:r>
      </w:ins>
    </w:p>
    <w:p w:rsidR="00353C7C" w:rsidRPr="00353C7C" w:rsidRDefault="00353C7C" w:rsidP="00353C7C">
      <w:pPr>
        <w:pStyle w:val="Normal1"/>
        <w:spacing w:line="480" w:lineRule="auto"/>
        <w:ind w:firstLine="720"/>
        <w:jc w:val="center"/>
        <w:rPr>
          <w:ins w:id="10" w:author="Unknown" w:date="2014-11-11T21:08:00Z"/>
          <w:rFonts w:ascii="Times New Roman" w:hAnsi="Times New Roman"/>
          <w:sz w:val="24"/>
        </w:rPr>
      </w:pPr>
      <w:proofErr w:type="gramStart"/>
      <w:ins w:id="11" w:author="Unknown" w:date="2014-11-11T21:08:00Z">
        <w:r w:rsidRPr="00353C7C">
          <w:rPr>
            <w:rFonts w:ascii="Times New Roman" w:hAnsi="Times New Roman"/>
            <w:sz w:val="24"/>
          </w:rPr>
          <w:t>by</w:t>
        </w:r>
        <w:proofErr w:type="gramEnd"/>
      </w:ins>
    </w:p>
    <w:p w:rsidR="00353C7C" w:rsidRPr="00353C7C" w:rsidRDefault="00353C7C" w:rsidP="00353C7C">
      <w:pPr>
        <w:pStyle w:val="Normal1"/>
        <w:spacing w:line="480" w:lineRule="auto"/>
        <w:ind w:firstLine="720"/>
        <w:jc w:val="center"/>
        <w:rPr>
          <w:ins w:id="12" w:author="Unknown" w:date="2014-11-11T21:08:00Z"/>
          <w:rFonts w:ascii="Times New Roman" w:hAnsi="Times New Roman"/>
          <w:sz w:val="24"/>
        </w:rPr>
      </w:pPr>
      <w:ins w:id="13" w:author="Unknown" w:date="2014-11-11T21:08:00Z">
        <w:del w:id="14" w:author="Unknown" w:date="2014-11-21T18:51:00Z">
          <w:r w:rsidRPr="00353C7C" w:rsidDel="00E83AB9">
            <w:rPr>
              <w:rFonts w:ascii="Times New Roman" w:hAnsi="Times New Roman"/>
              <w:sz w:val="24"/>
            </w:rPr>
            <w:delText>Your Name</w:delText>
          </w:r>
        </w:del>
      </w:ins>
      <w:ins w:id="15" w:author="Unknown" w:date="2014-11-21T18:51:00Z">
        <w:r w:rsidR="00E83AB9">
          <w:rPr>
            <w:rFonts w:ascii="Times New Roman" w:hAnsi="Times New Roman"/>
            <w:sz w:val="24"/>
          </w:rPr>
          <w:t>Steven Riley</w:t>
        </w:r>
      </w:ins>
    </w:p>
    <w:p w:rsidR="00353C7C" w:rsidRDefault="00353C7C" w:rsidP="00353C7C">
      <w:pPr>
        <w:pStyle w:val="Normal1"/>
        <w:spacing w:line="480" w:lineRule="auto"/>
        <w:ind w:firstLine="720"/>
        <w:jc w:val="center"/>
        <w:rPr>
          <w:ins w:id="16" w:author="Unknown" w:date="2014-11-11T21:08:00Z"/>
          <w:rFonts w:ascii="Times New Roman" w:hAnsi="Times New Roman"/>
          <w:sz w:val="24"/>
        </w:rPr>
      </w:pPr>
    </w:p>
    <w:p w:rsidR="00353C7C" w:rsidRDefault="00353C7C" w:rsidP="00353C7C">
      <w:pPr>
        <w:pStyle w:val="Normal1"/>
        <w:spacing w:line="480" w:lineRule="auto"/>
        <w:ind w:firstLine="720"/>
        <w:jc w:val="center"/>
        <w:rPr>
          <w:ins w:id="17" w:author="Unknown" w:date="2014-11-11T21:09:00Z"/>
          <w:rFonts w:ascii="Times New Roman" w:hAnsi="Times New Roman"/>
          <w:sz w:val="24"/>
        </w:rPr>
      </w:pPr>
    </w:p>
    <w:p w:rsidR="00353C7C" w:rsidRDefault="00353C7C" w:rsidP="00353C7C">
      <w:pPr>
        <w:pStyle w:val="Normal1"/>
        <w:spacing w:line="480" w:lineRule="auto"/>
        <w:ind w:firstLine="720"/>
        <w:jc w:val="center"/>
        <w:rPr>
          <w:ins w:id="18" w:author="Unknown" w:date="2014-11-11T21:09:00Z"/>
          <w:rFonts w:ascii="Times New Roman" w:hAnsi="Times New Roman"/>
          <w:sz w:val="24"/>
        </w:rPr>
      </w:pPr>
    </w:p>
    <w:p w:rsidR="00353C7C" w:rsidRDefault="00353C7C" w:rsidP="00353C7C">
      <w:pPr>
        <w:pStyle w:val="Normal1"/>
        <w:spacing w:line="480" w:lineRule="auto"/>
        <w:ind w:firstLine="720"/>
        <w:jc w:val="center"/>
        <w:rPr>
          <w:ins w:id="19" w:author="Unknown" w:date="2014-11-11T21:08:00Z"/>
          <w:rFonts w:ascii="Times New Roman" w:hAnsi="Times New Roman"/>
          <w:sz w:val="24"/>
        </w:rPr>
      </w:pPr>
    </w:p>
    <w:p w:rsidR="00353C7C" w:rsidRPr="00353C7C" w:rsidRDefault="00353C7C" w:rsidP="00353C7C">
      <w:pPr>
        <w:pStyle w:val="Normal1"/>
        <w:spacing w:line="480" w:lineRule="auto"/>
        <w:ind w:firstLine="720"/>
        <w:jc w:val="center"/>
        <w:rPr>
          <w:ins w:id="20" w:author="Unknown" w:date="2014-11-11T21:08:00Z"/>
          <w:rFonts w:ascii="Times New Roman" w:hAnsi="Times New Roman"/>
          <w:sz w:val="24"/>
        </w:rPr>
      </w:pPr>
    </w:p>
    <w:p w:rsidR="00353C7C" w:rsidRPr="00353C7C" w:rsidRDefault="00353C7C" w:rsidP="00353C7C">
      <w:pPr>
        <w:pStyle w:val="Normal1"/>
        <w:spacing w:line="480" w:lineRule="auto"/>
        <w:ind w:firstLine="720"/>
        <w:jc w:val="center"/>
        <w:rPr>
          <w:ins w:id="21" w:author="Unknown" w:date="2014-11-11T21:08:00Z"/>
          <w:rFonts w:ascii="Times New Roman" w:hAnsi="Times New Roman"/>
          <w:sz w:val="24"/>
        </w:rPr>
      </w:pPr>
      <w:ins w:id="22" w:author="Unknown" w:date="2014-11-11T21:08:00Z">
        <w:r w:rsidRPr="00353C7C">
          <w:rPr>
            <w:rFonts w:ascii="Times New Roman" w:hAnsi="Times New Roman"/>
            <w:sz w:val="24"/>
          </w:rPr>
          <w:t>Approved by:</w:t>
        </w:r>
      </w:ins>
    </w:p>
    <w:p w:rsidR="00353C7C" w:rsidRPr="00353C7C" w:rsidRDefault="00353C7C" w:rsidP="00353C7C">
      <w:pPr>
        <w:pStyle w:val="Normal1"/>
        <w:spacing w:line="480" w:lineRule="auto"/>
        <w:ind w:firstLine="720"/>
        <w:jc w:val="center"/>
        <w:rPr>
          <w:ins w:id="23" w:author="Unknown" w:date="2014-11-11T21:08:00Z"/>
          <w:rFonts w:ascii="Times New Roman" w:hAnsi="Times New Roman"/>
          <w:sz w:val="24"/>
        </w:rPr>
      </w:pPr>
      <w:ins w:id="24" w:author="Unknown" w:date="2014-11-11T21:08:00Z">
        <w:r w:rsidRPr="00353C7C">
          <w:rPr>
            <w:rFonts w:ascii="Times New Roman" w:hAnsi="Times New Roman"/>
            <w:sz w:val="24"/>
          </w:rPr>
          <w:t>Michele Haley, Ph.D., Chairperson</w:t>
        </w:r>
      </w:ins>
    </w:p>
    <w:p w:rsidR="00353C7C" w:rsidRPr="00353C7C" w:rsidRDefault="00353C7C" w:rsidP="00353C7C">
      <w:pPr>
        <w:pStyle w:val="Normal1"/>
        <w:spacing w:line="480" w:lineRule="auto"/>
        <w:ind w:firstLine="720"/>
        <w:jc w:val="center"/>
        <w:rPr>
          <w:ins w:id="25" w:author="Unknown" w:date="2014-11-11T21:08:00Z"/>
          <w:rFonts w:ascii="Times New Roman" w:hAnsi="Times New Roman"/>
          <w:sz w:val="24"/>
        </w:rPr>
      </w:pPr>
      <w:ins w:id="26" w:author="Unknown" w:date="2014-11-11T21:08:00Z">
        <w:r w:rsidRPr="00353C7C">
          <w:rPr>
            <w:rFonts w:ascii="Times New Roman" w:hAnsi="Times New Roman"/>
            <w:sz w:val="24"/>
          </w:rPr>
          <w:t>Matthew Harris, Ph.D</w:t>
        </w:r>
      </w:ins>
      <w:ins w:id="27" w:author="Unknown" w:date="2014-11-21T18:52:00Z">
        <w:r w:rsidR="00E83AB9">
          <w:rPr>
            <w:rFonts w:ascii="Times New Roman" w:hAnsi="Times New Roman"/>
            <w:sz w:val="24"/>
          </w:rPr>
          <w:t>.</w:t>
        </w:r>
      </w:ins>
      <w:ins w:id="28" w:author="Unknown" w:date="2014-11-11T21:08:00Z">
        <w:r w:rsidRPr="00353C7C">
          <w:rPr>
            <w:rFonts w:ascii="Times New Roman" w:hAnsi="Times New Roman"/>
            <w:sz w:val="24"/>
          </w:rPr>
          <w:t>, Chairperson</w:t>
        </w:r>
      </w:ins>
    </w:p>
    <w:p w:rsidR="00353C7C" w:rsidRPr="004B143D" w:rsidRDefault="00353C7C" w:rsidP="00353C7C">
      <w:pPr>
        <w:pStyle w:val="Normal1"/>
        <w:spacing w:line="480" w:lineRule="auto"/>
        <w:ind w:firstLine="720"/>
        <w:jc w:val="center"/>
        <w:rPr>
          <w:rFonts w:ascii="Times New Roman" w:hAnsi="Times New Roman"/>
          <w:sz w:val="24"/>
        </w:rPr>
      </w:pPr>
      <w:ins w:id="29" w:author="Unknown" w:date="2014-11-11T21:08:00Z">
        <w:del w:id="30" w:author="Unknown" w:date="2014-11-21T18:52:00Z">
          <w:r w:rsidRPr="00353C7C" w:rsidDel="00E83AB9">
            <w:rPr>
              <w:rFonts w:ascii="Times New Roman" w:hAnsi="Times New Roman"/>
              <w:sz w:val="24"/>
            </w:rPr>
            <w:delText>Second Reader, Credential</w:delText>
          </w:r>
        </w:del>
      </w:ins>
      <w:ins w:id="31" w:author="Unknown" w:date="2014-11-21T18:52:00Z">
        <w:r w:rsidR="00E83AB9">
          <w:rPr>
            <w:rFonts w:ascii="Times New Roman" w:hAnsi="Times New Roman"/>
            <w:sz w:val="24"/>
          </w:rPr>
          <w:t>Helen Marlo, Ph.D., Second Reader</w:t>
        </w:r>
      </w:ins>
    </w:p>
    <w:p w:rsidR="00BB3C97" w:rsidRPr="004B143D" w:rsidRDefault="00353C7C" w:rsidP="003F373E">
      <w:pPr>
        <w:pStyle w:val="Normal1"/>
        <w:rPr>
          <w:rFonts w:ascii="Times New Roman" w:hAnsi="Times New Roman"/>
          <w:sz w:val="24"/>
        </w:rPr>
      </w:pPr>
      <w:ins w:id="32" w:author="Unknown" w:date="2014-11-11T21:08:00Z">
        <w:r>
          <w:rPr>
            <w:rFonts w:ascii="Times New Roman" w:eastAsia="Times New Roman" w:hAnsi="Times New Roman" w:cs="Times New Roman"/>
            <w:sz w:val="24"/>
          </w:rPr>
          <w:t xml:space="preserve"> </w:t>
        </w:r>
      </w:ins>
    </w:p>
    <w:p w:rsidR="00E83AB9" w:rsidRDefault="00E83AB9">
      <w:pPr>
        <w:rPr>
          <w:ins w:id="33" w:author="Unknown" w:date="2014-11-21T18:53:00Z"/>
          <w:rFonts w:ascii="Times New Roman" w:eastAsia="Times New Roman" w:hAnsi="Times New Roman" w:cs="Times New Roman"/>
          <w:sz w:val="24"/>
        </w:rPr>
      </w:pPr>
      <w:ins w:id="34" w:author="Unknown" w:date="2014-11-21T18:53:00Z">
        <w:r>
          <w:rPr>
            <w:rFonts w:ascii="Times New Roman" w:eastAsia="Times New Roman" w:hAnsi="Times New Roman" w:cs="Times New Roman"/>
            <w:sz w:val="24"/>
          </w:rPr>
          <w:br w:type="page"/>
        </w:r>
      </w:ins>
    </w:p>
    <w:p w:rsidR="00BB3C97" w:rsidRPr="004B143D" w:rsidRDefault="003F373E">
      <w:pPr>
        <w:pStyle w:val="Normal1"/>
        <w:spacing w:line="480" w:lineRule="auto"/>
        <w:jc w:val="center"/>
        <w:rPr>
          <w:rFonts w:ascii="Times New Roman" w:hAnsi="Times New Roman"/>
          <w:sz w:val="24"/>
        </w:rPr>
      </w:pPr>
      <w:commentRangeStart w:id="35"/>
      <w:r w:rsidRPr="004B143D">
        <w:rPr>
          <w:rFonts w:ascii="Times New Roman" w:eastAsia="Times New Roman" w:hAnsi="Times New Roman" w:cs="Times New Roman"/>
          <w:sz w:val="24"/>
        </w:rPr>
        <w:t>Abstract</w:t>
      </w:r>
      <w:commentRangeEnd w:id="35"/>
      <w:r w:rsidR="00353C7C">
        <w:rPr>
          <w:rStyle w:val="CommentReference"/>
        </w:rPr>
        <w:commentReference w:id="35"/>
      </w:r>
    </w:p>
    <w:p w:rsidR="00BB3C97" w:rsidRPr="004B143D" w:rsidRDefault="00CC7106">
      <w:pPr>
        <w:pStyle w:val="Normal1"/>
        <w:spacing w:after="120" w:line="480" w:lineRule="auto"/>
        <w:rPr>
          <w:rFonts w:ascii="Times New Roman" w:hAnsi="Times New Roman"/>
          <w:sz w:val="24"/>
        </w:rPr>
      </w:pPr>
      <w:ins w:id="36" w:author="Unknown" w:date="2014-11-21T18:59:00Z">
        <w:r>
          <w:rPr>
            <w:rFonts w:ascii="Times New Roman" w:eastAsia="Times New Roman" w:hAnsi="Times New Roman" w:cs="Times New Roman"/>
            <w:sz w:val="24"/>
          </w:rPr>
          <w:t xml:space="preserve">This research attempted to quantify the preferred percentage correct </w:t>
        </w:r>
      </w:ins>
      <w:ins w:id="37" w:author="Unknown" w:date="2014-11-21T19:21:00Z">
        <w:r w:rsidR="003E32FF">
          <w:rPr>
            <w:rFonts w:ascii="Times New Roman" w:eastAsia="Times New Roman" w:hAnsi="Times New Roman" w:cs="Times New Roman"/>
            <w:sz w:val="24"/>
          </w:rPr>
          <w:t xml:space="preserve">(PPC) </w:t>
        </w:r>
      </w:ins>
      <w:ins w:id="38" w:author="Unknown" w:date="2014-11-21T19:09:00Z">
        <w:r w:rsidR="003A7003">
          <w:rPr>
            <w:rFonts w:ascii="Times New Roman" w:eastAsia="Times New Roman" w:hAnsi="Times New Roman" w:cs="Times New Roman"/>
            <w:sz w:val="24"/>
          </w:rPr>
          <w:t xml:space="preserve">on </w:t>
        </w:r>
      </w:ins>
      <w:ins w:id="39" w:author="Unknown" w:date="2014-11-21T19:13:00Z">
        <w:r w:rsidR="003A7003">
          <w:rPr>
            <w:rFonts w:ascii="Times New Roman" w:eastAsia="Times New Roman" w:hAnsi="Times New Roman" w:cs="Times New Roman"/>
            <w:sz w:val="24"/>
          </w:rPr>
          <w:t xml:space="preserve">three </w:t>
        </w:r>
      </w:ins>
      <w:ins w:id="40" w:author="Unknown" w:date="2014-11-21T19:09:00Z">
        <w:r w:rsidR="003A7003">
          <w:rPr>
            <w:rFonts w:ascii="Times New Roman" w:eastAsia="Times New Roman" w:hAnsi="Times New Roman" w:cs="Times New Roman"/>
            <w:sz w:val="24"/>
          </w:rPr>
          <w:t xml:space="preserve">computer-based tasks </w:t>
        </w:r>
      </w:ins>
      <w:ins w:id="41" w:author="Unknown" w:date="2014-11-21T19:24:00Z">
        <w:r w:rsidR="003E32FF">
          <w:rPr>
            <w:rFonts w:ascii="Times New Roman" w:eastAsia="Times New Roman" w:hAnsi="Times New Roman" w:cs="Times New Roman"/>
            <w:sz w:val="24"/>
          </w:rPr>
          <w:t xml:space="preserve">(one </w:t>
        </w:r>
        <w:del w:id="42" w:author="Unknown" w:date="2014-11-22T13:48:00Z">
          <w:r w:rsidR="003E32FF" w:rsidDel="009413B5">
            <w:rPr>
              <w:rFonts w:ascii="Times New Roman" w:eastAsia="Times New Roman" w:hAnsi="Times New Roman" w:cs="Times New Roman"/>
              <w:sz w:val="24"/>
            </w:rPr>
            <w:delText>visual</w:delText>
          </w:r>
        </w:del>
      </w:ins>
      <w:ins w:id="43" w:author="Unknown" w:date="2014-11-22T13:48:00Z">
        <w:r w:rsidR="009413B5">
          <w:rPr>
            <w:rFonts w:ascii="Times New Roman" w:eastAsia="Times New Roman" w:hAnsi="Times New Roman" w:cs="Times New Roman"/>
            <w:sz w:val="24"/>
          </w:rPr>
          <w:t>verbal</w:t>
        </w:r>
      </w:ins>
      <w:ins w:id="44" w:author="Unknown" w:date="2014-11-21T19:24:00Z">
        <w:r w:rsidR="003E32FF">
          <w:rPr>
            <w:rFonts w:ascii="Times New Roman" w:eastAsia="Times New Roman" w:hAnsi="Times New Roman" w:cs="Times New Roman"/>
            <w:sz w:val="24"/>
          </w:rPr>
          <w:t>, one v</w:t>
        </w:r>
        <w:del w:id="45" w:author="Unknown" w:date="2014-11-22T13:48:00Z">
          <w:r w:rsidR="003E32FF" w:rsidDel="009413B5">
            <w:rPr>
              <w:rFonts w:ascii="Times New Roman" w:eastAsia="Times New Roman" w:hAnsi="Times New Roman" w:cs="Times New Roman"/>
              <w:sz w:val="24"/>
            </w:rPr>
            <w:delText>erbal</w:delText>
          </w:r>
        </w:del>
      </w:ins>
      <w:ins w:id="46" w:author="Unknown" w:date="2014-11-22T13:48:00Z">
        <w:r w:rsidR="009413B5">
          <w:rPr>
            <w:rFonts w:ascii="Times New Roman" w:eastAsia="Times New Roman" w:hAnsi="Times New Roman" w:cs="Times New Roman"/>
            <w:sz w:val="24"/>
          </w:rPr>
          <w:t>isual</w:t>
        </w:r>
      </w:ins>
      <w:ins w:id="47" w:author="Unknown" w:date="2014-11-21T19:24:00Z">
        <w:r w:rsidR="003E32FF">
          <w:rPr>
            <w:rFonts w:ascii="Times New Roman" w:eastAsia="Times New Roman" w:hAnsi="Times New Roman" w:cs="Times New Roman"/>
            <w:sz w:val="24"/>
          </w:rPr>
          <w:t xml:space="preserve"> and one kinesthetic) </w:t>
        </w:r>
      </w:ins>
      <w:ins w:id="48" w:author="Unknown" w:date="2014-11-21T19:04:00Z">
        <w:r>
          <w:rPr>
            <w:rFonts w:ascii="Times New Roman" w:eastAsia="Times New Roman" w:hAnsi="Times New Roman" w:cs="Times New Roman"/>
            <w:sz w:val="24"/>
          </w:rPr>
          <w:t>for</w:t>
        </w:r>
      </w:ins>
      <w:ins w:id="49" w:author="Unknown" w:date="2014-11-21T19:00:00Z">
        <w:r>
          <w:rPr>
            <w:rFonts w:ascii="Times New Roman" w:eastAsia="Times New Roman" w:hAnsi="Times New Roman" w:cs="Times New Roman"/>
            <w:sz w:val="24"/>
          </w:rPr>
          <w:t xml:space="preserve"> a sample of Internet users</w:t>
        </w:r>
      </w:ins>
      <w:ins w:id="50" w:author="Unknown" w:date="2014-11-21T18:59:00Z">
        <w:r>
          <w:rPr>
            <w:rFonts w:ascii="Times New Roman" w:eastAsia="Times New Roman" w:hAnsi="Times New Roman" w:cs="Times New Roman"/>
            <w:sz w:val="24"/>
          </w:rPr>
          <w:t xml:space="preserve">.  </w:t>
        </w:r>
      </w:ins>
      <w:ins w:id="51" w:author="Unknown" w:date="2014-11-21T19:00:00Z">
        <w:r>
          <w:rPr>
            <w:rFonts w:ascii="Times New Roman" w:eastAsia="Times New Roman" w:hAnsi="Times New Roman" w:cs="Times New Roman"/>
            <w:sz w:val="24"/>
          </w:rPr>
          <w:t>P</w:t>
        </w:r>
      </w:ins>
      <w:ins w:id="52" w:author="Unknown" w:date="2014-11-21T19:22:00Z">
        <w:r w:rsidR="003E32FF">
          <w:rPr>
            <w:rFonts w:ascii="Times New Roman" w:eastAsia="Times New Roman" w:hAnsi="Times New Roman" w:cs="Times New Roman"/>
            <w:sz w:val="24"/>
          </w:rPr>
          <w:t>PC</w:t>
        </w:r>
      </w:ins>
      <w:ins w:id="53" w:author="Unknown" w:date="2014-11-21T19:01:00Z">
        <w:r>
          <w:rPr>
            <w:rFonts w:ascii="Times New Roman" w:eastAsia="Times New Roman" w:hAnsi="Times New Roman" w:cs="Times New Roman"/>
            <w:sz w:val="24"/>
          </w:rPr>
          <w:t xml:space="preserve"> was defined as the point where </w:t>
        </w:r>
      </w:ins>
      <w:ins w:id="54" w:author="Unknown" w:date="2014-11-21T19:07:00Z">
        <w:r>
          <w:rPr>
            <w:rFonts w:ascii="Times New Roman" w:eastAsia="Times New Roman" w:hAnsi="Times New Roman" w:cs="Times New Roman"/>
            <w:sz w:val="24"/>
          </w:rPr>
          <w:t>the sample</w:t>
        </w:r>
      </w:ins>
      <w:ins w:id="55" w:author="Unknown" w:date="2014-11-21T19:05:00Z">
        <w:r>
          <w:rPr>
            <w:rFonts w:ascii="Times New Roman" w:eastAsia="Times New Roman" w:hAnsi="Times New Roman" w:cs="Times New Roman"/>
            <w:sz w:val="24"/>
          </w:rPr>
          <w:t xml:space="preserve"> </w:t>
        </w:r>
      </w:ins>
      <w:ins w:id="56" w:author="Unknown" w:date="2014-11-21T19:01:00Z">
        <w:r>
          <w:rPr>
            <w:rFonts w:ascii="Times New Roman" w:eastAsia="Times New Roman" w:hAnsi="Times New Roman" w:cs="Times New Roman"/>
            <w:sz w:val="24"/>
          </w:rPr>
          <w:t xml:space="preserve">gave no </w:t>
        </w:r>
      </w:ins>
      <w:ins w:id="57" w:author="Unknown" w:date="2014-11-21T19:05:00Z">
        <w:r>
          <w:rPr>
            <w:rFonts w:ascii="Times New Roman" w:eastAsia="Times New Roman" w:hAnsi="Times New Roman" w:cs="Times New Roman"/>
            <w:sz w:val="24"/>
          </w:rPr>
          <w:t>net</w:t>
        </w:r>
      </w:ins>
      <w:ins w:id="58" w:author="Unknown" w:date="2014-11-21T19:01:00Z">
        <w:r>
          <w:rPr>
            <w:rFonts w:ascii="Times New Roman" w:eastAsia="Times New Roman" w:hAnsi="Times New Roman" w:cs="Times New Roman"/>
            <w:sz w:val="24"/>
          </w:rPr>
          <w:t xml:space="preserve"> preference to changing </w:t>
        </w:r>
      </w:ins>
      <w:ins w:id="59" w:author="Unknown" w:date="2014-11-21T19:05:00Z">
        <w:r>
          <w:rPr>
            <w:rFonts w:ascii="Times New Roman" w:eastAsia="Times New Roman" w:hAnsi="Times New Roman" w:cs="Times New Roman"/>
            <w:sz w:val="24"/>
          </w:rPr>
          <w:t xml:space="preserve">the </w:t>
        </w:r>
      </w:ins>
      <w:ins w:id="60" w:author="Unknown" w:date="2014-11-21T19:01:00Z">
        <w:r>
          <w:rPr>
            <w:rFonts w:ascii="Times New Roman" w:eastAsia="Times New Roman" w:hAnsi="Times New Roman" w:cs="Times New Roman"/>
            <w:sz w:val="24"/>
          </w:rPr>
          <w:t xml:space="preserve">difficulty </w:t>
        </w:r>
      </w:ins>
      <w:ins w:id="61" w:author="Unknown" w:date="2014-11-21T19:05:00Z">
        <w:r>
          <w:rPr>
            <w:rFonts w:ascii="Times New Roman" w:eastAsia="Times New Roman" w:hAnsi="Times New Roman" w:cs="Times New Roman"/>
            <w:sz w:val="24"/>
          </w:rPr>
          <w:t xml:space="preserve">level </w:t>
        </w:r>
      </w:ins>
      <w:ins w:id="62" w:author="Unknown" w:date="2014-11-21T19:01:00Z">
        <w:r>
          <w:rPr>
            <w:rFonts w:ascii="Times New Roman" w:eastAsia="Times New Roman" w:hAnsi="Times New Roman" w:cs="Times New Roman"/>
            <w:sz w:val="24"/>
          </w:rPr>
          <w:t xml:space="preserve">after </w:t>
        </w:r>
      </w:ins>
      <w:ins w:id="63" w:author="Unknown" w:date="2014-11-21T19:07:00Z">
        <w:r>
          <w:rPr>
            <w:rFonts w:ascii="Times New Roman" w:eastAsia="Times New Roman" w:hAnsi="Times New Roman" w:cs="Times New Roman"/>
            <w:sz w:val="24"/>
          </w:rPr>
          <w:t xml:space="preserve">participants completed </w:t>
        </w:r>
      </w:ins>
      <w:ins w:id="64" w:author="Unknown" w:date="2014-11-21T19:01:00Z">
        <w:r>
          <w:rPr>
            <w:rFonts w:ascii="Times New Roman" w:eastAsia="Times New Roman" w:hAnsi="Times New Roman" w:cs="Times New Roman"/>
            <w:sz w:val="24"/>
          </w:rPr>
          <w:t xml:space="preserve">a series of </w:t>
        </w:r>
      </w:ins>
      <w:ins w:id="65" w:author="Unknown" w:date="2014-11-21T19:02:00Z">
        <w:r>
          <w:rPr>
            <w:rFonts w:ascii="Times New Roman" w:eastAsia="Times New Roman" w:hAnsi="Times New Roman" w:cs="Times New Roman"/>
            <w:sz w:val="24"/>
          </w:rPr>
          <w:t xml:space="preserve">ten </w:t>
        </w:r>
      </w:ins>
      <w:ins w:id="66" w:author="Unknown" w:date="2014-11-21T19:01:00Z">
        <w:r>
          <w:rPr>
            <w:rFonts w:ascii="Times New Roman" w:eastAsia="Times New Roman" w:hAnsi="Times New Roman" w:cs="Times New Roman"/>
            <w:sz w:val="24"/>
          </w:rPr>
          <w:t>trials with a task</w:t>
        </w:r>
      </w:ins>
      <w:ins w:id="67" w:author="Unknown" w:date="2014-11-21T19:07:00Z">
        <w:r>
          <w:rPr>
            <w:rFonts w:ascii="Times New Roman" w:eastAsia="Times New Roman" w:hAnsi="Times New Roman" w:cs="Times New Roman"/>
            <w:sz w:val="24"/>
          </w:rPr>
          <w:t xml:space="preserve"> at a fixed difficulty</w:t>
        </w:r>
      </w:ins>
      <w:ins w:id="68" w:author="Unknown" w:date="2014-11-21T19:01:00Z">
        <w:r>
          <w:rPr>
            <w:rFonts w:ascii="Times New Roman" w:eastAsia="Times New Roman" w:hAnsi="Times New Roman" w:cs="Times New Roman"/>
            <w:sz w:val="24"/>
          </w:rPr>
          <w:t xml:space="preserve">.  </w:t>
        </w:r>
      </w:ins>
      <w:r w:rsidR="003F373E" w:rsidRPr="004B143D">
        <w:rPr>
          <w:rFonts w:ascii="Times New Roman" w:eastAsia="Times New Roman" w:hAnsi="Times New Roman" w:cs="Times New Roman"/>
          <w:sz w:val="24"/>
        </w:rPr>
        <w:t xml:space="preserve">According to several theories, including Csikszentmihalyi’s theory of flow, the Yerkes-Dodson law, and Vygotsky’s zone of proximal development, </w:t>
      </w:r>
      <w:del w:id="69" w:author="Unknown">
        <w:r w:rsidR="003F373E" w:rsidRPr="004B143D" w:rsidDel="00E6729A">
          <w:rPr>
            <w:rFonts w:ascii="Times New Roman" w:eastAsia="Times New Roman" w:hAnsi="Times New Roman" w:cs="Times New Roman"/>
            <w:sz w:val="24"/>
          </w:rPr>
          <w:delText xml:space="preserve">we </w:delText>
        </w:r>
      </w:del>
      <w:ins w:id="70" w:author="Unknown" w:date="2014-11-08T22:58:00Z">
        <w:r w:rsidR="00E6729A">
          <w:rPr>
            <w:rFonts w:ascii="Times New Roman" w:eastAsia="Times New Roman" w:hAnsi="Times New Roman" w:cs="Times New Roman"/>
            <w:sz w:val="24"/>
          </w:rPr>
          <w:t>this research investigated</w:t>
        </w:r>
        <w:r w:rsidR="00E6729A" w:rsidRPr="004B143D">
          <w:rPr>
            <w:rFonts w:ascii="Times New Roman" w:eastAsia="Times New Roman" w:hAnsi="Times New Roman" w:cs="Times New Roman"/>
            <w:sz w:val="24"/>
          </w:rPr>
          <w:t xml:space="preserve"> </w:t>
        </w:r>
        <w:r w:rsidR="00E6729A">
          <w:rPr>
            <w:rFonts w:ascii="Times New Roman" w:eastAsia="Times New Roman" w:hAnsi="Times New Roman" w:cs="Times New Roman"/>
            <w:sz w:val="24"/>
          </w:rPr>
          <w:t>whether</w:t>
        </w:r>
      </w:ins>
      <w:del w:id="71" w:author="Unknown">
        <w:r w:rsidR="003F373E" w:rsidRPr="004B143D" w:rsidDel="00E6729A">
          <w:rPr>
            <w:rFonts w:ascii="Times New Roman" w:eastAsia="Times New Roman" w:hAnsi="Times New Roman" w:cs="Times New Roman"/>
            <w:sz w:val="24"/>
          </w:rPr>
          <w:delText>hypothesized that</w:delText>
        </w:r>
      </w:del>
      <w:r w:rsidR="003F373E" w:rsidRPr="004B143D">
        <w:rPr>
          <w:rFonts w:ascii="Times New Roman" w:eastAsia="Times New Roman" w:hAnsi="Times New Roman" w:cs="Times New Roman"/>
          <w:sz w:val="24"/>
        </w:rPr>
        <w:t xml:space="preserve"> computer users</w:t>
      </w:r>
      <w:del w:id="72" w:author="Unknown">
        <w:r w:rsidR="003F373E" w:rsidRPr="004B143D" w:rsidDel="00E6729A">
          <w:rPr>
            <w:rFonts w:ascii="Times New Roman" w:eastAsia="Times New Roman" w:hAnsi="Times New Roman" w:cs="Times New Roman"/>
            <w:sz w:val="24"/>
          </w:rPr>
          <w:delText xml:space="preserve"> would</w:delText>
        </w:r>
      </w:del>
      <w:r w:rsidR="003F373E" w:rsidRPr="004B143D">
        <w:rPr>
          <w:rFonts w:ascii="Times New Roman" w:eastAsia="Times New Roman" w:hAnsi="Times New Roman" w:cs="Times New Roman"/>
          <w:sz w:val="24"/>
        </w:rPr>
        <w:t xml:space="preserve"> prefer</w:t>
      </w:r>
      <w:ins w:id="73" w:author="Unknown" w:date="2014-11-21T19:08:00Z">
        <w:r>
          <w:rPr>
            <w:rFonts w:ascii="Times New Roman" w:eastAsia="Times New Roman" w:hAnsi="Times New Roman" w:cs="Times New Roman"/>
            <w:sz w:val="24"/>
          </w:rPr>
          <w:t>red</w:t>
        </w:r>
      </w:ins>
      <w:r w:rsidR="003F373E" w:rsidRPr="004B143D">
        <w:rPr>
          <w:rFonts w:ascii="Times New Roman" w:eastAsia="Times New Roman" w:hAnsi="Times New Roman" w:cs="Times New Roman"/>
          <w:sz w:val="24"/>
        </w:rPr>
        <w:t xml:space="preserve"> moderate levels of difficulty when encountering new tasks</w:t>
      </w:r>
      <w:ins w:id="74" w:author="Unknown" w:date="2014-11-21T19:12:00Z">
        <w:r w:rsidR="003A7003">
          <w:rPr>
            <w:rFonts w:ascii="Times New Roman" w:eastAsia="Times New Roman" w:hAnsi="Times New Roman" w:cs="Times New Roman"/>
            <w:sz w:val="24"/>
          </w:rPr>
          <w:t>.</w:t>
        </w:r>
      </w:ins>
      <w:del w:id="75" w:author="Unknown">
        <w:r w:rsidR="003F373E" w:rsidRPr="004B143D" w:rsidDel="00E6729A">
          <w:rPr>
            <w:rFonts w:ascii="Times New Roman" w:eastAsia="Times New Roman" w:hAnsi="Times New Roman" w:cs="Times New Roman"/>
            <w:sz w:val="24"/>
          </w:rPr>
          <w:delText>,</w:delText>
        </w:r>
      </w:del>
      <w:r w:rsidR="003F373E" w:rsidRPr="004B143D">
        <w:rPr>
          <w:rFonts w:ascii="Times New Roman" w:eastAsia="Times New Roman" w:hAnsi="Times New Roman" w:cs="Times New Roman"/>
          <w:sz w:val="24"/>
        </w:rPr>
        <w:t xml:space="preserve"> </w:t>
      </w:r>
      <w:ins w:id="76" w:author="Unknown" w:date="2014-11-21T19:12:00Z">
        <w:r w:rsidR="003A7003">
          <w:rPr>
            <w:rFonts w:ascii="Times New Roman" w:eastAsia="Times New Roman" w:hAnsi="Times New Roman" w:cs="Times New Roman"/>
            <w:sz w:val="24"/>
          </w:rPr>
          <w:t xml:space="preserve"> S</w:t>
        </w:r>
      </w:ins>
      <w:ins w:id="77" w:author="Unknown" w:date="2014-11-08T22:59:00Z">
        <w:del w:id="78" w:author="Unknown" w:date="2014-11-21T19:12:00Z">
          <w:r w:rsidR="00E6729A" w:rsidDel="003A7003">
            <w:rPr>
              <w:rFonts w:ascii="Times New Roman" w:eastAsia="Times New Roman" w:hAnsi="Times New Roman" w:cs="Times New Roman"/>
              <w:sz w:val="24"/>
            </w:rPr>
            <w:delText>s</w:delText>
          </w:r>
        </w:del>
        <w:r w:rsidR="00E6729A">
          <w:rPr>
            <w:rFonts w:ascii="Times New Roman" w:eastAsia="Times New Roman" w:hAnsi="Times New Roman" w:cs="Times New Roman"/>
            <w:sz w:val="24"/>
          </w:rPr>
          <w:t>pecifically</w:t>
        </w:r>
      </w:ins>
      <w:ins w:id="79" w:author="Unknown" w:date="2014-11-21T19:12:00Z">
        <w:r w:rsidR="003A7003">
          <w:rPr>
            <w:rFonts w:ascii="Times New Roman" w:eastAsia="Times New Roman" w:hAnsi="Times New Roman" w:cs="Times New Roman"/>
            <w:sz w:val="24"/>
          </w:rPr>
          <w:t>,</w:t>
        </w:r>
      </w:ins>
      <w:ins w:id="80" w:author="Unknown" w:date="2014-11-08T22:59:00Z">
        <w:r w:rsidR="00E6729A">
          <w:rPr>
            <w:rFonts w:ascii="Times New Roman" w:eastAsia="Times New Roman" w:hAnsi="Times New Roman" w:cs="Times New Roman"/>
            <w:sz w:val="24"/>
          </w:rPr>
          <w:t xml:space="preserve"> </w:t>
        </w:r>
      </w:ins>
      <w:ins w:id="81" w:author="Unknown" w:date="2014-11-21T19:12:00Z">
        <w:r w:rsidR="003A7003">
          <w:rPr>
            <w:rFonts w:ascii="Times New Roman" w:eastAsia="Times New Roman" w:hAnsi="Times New Roman" w:cs="Times New Roman"/>
            <w:sz w:val="24"/>
          </w:rPr>
          <w:t xml:space="preserve">it </w:t>
        </w:r>
      </w:ins>
      <w:ins w:id="82" w:author="Unknown" w:date="2014-11-08T22:59:00Z">
        <w:r w:rsidR="00E6729A">
          <w:rPr>
            <w:rFonts w:ascii="Times New Roman" w:eastAsia="Times New Roman" w:hAnsi="Times New Roman" w:cs="Times New Roman"/>
            <w:sz w:val="24"/>
          </w:rPr>
          <w:t>investigat</w:t>
        </w:r>
      </w:ins>
      <w:ins w:id="83" w:author="Unknown" w:date="2014-11-21T19:12:00Z">
        <w:r w:rsidR="003A7003">
          <w:rPr>
            <w:rFonts w:ascii="Times New Roman" w:eastAsia="Times New Roman" w:hAnsi="Times New Roman" w:cs="Times New Roman"/>
            <w:sz w:val="24"/>
          </w:rPr>
          <w:t>ed</w:t>
        </w:r>
      </w:ins>
      <w:ins w:id="84" w:author="Unknown" w:date="2014-11-08T22:59:00Z">
        <w:del w:id="85" w:author="Unknown" w:date="2014-11-21T19:12:00Z">
          <w:r w:rsidR="00E6729A" w:rsidDel="003A7003">
            <w:rPr>
              <w:rFonts w:ascii="Times New Roman" w:eastAsia="Times New Roman" w:hAnsi="Times New Roman" w:cs="Times New Roman"/>
              <w:sz w:val="24"/>
            </w:rPr>
            <w:delText>ing</w:delText>
          </w:r>
        </w:del>
        <w:del w:id="86" w:author="Unknown" w:date="2014-11-21T19:06:00Z">
          <w:r w:rsidR="00E6729A" w:rsidDel="00CC7106">
            <w:rPr>
              <w:rFonts w:ascii="Times New Roman" w:eastAsia="Times New Roman" w:hAnsi="Times New Roman" w:cs="Times New Roman"/>
              <w:sz w:val="24"/>
            </w:rPr>
            <w:delText xml:space="preserve"> </w:delText>
          </w:r>
        </w:del>
      </w:ins>
      <w:del w:id="87" w:author="Unknown">
        <w:r w:rsidR="003F373E" w:rsidRPr="004B143D" w:rsidDel="00E6729A">
          <w:rPr>
            <w:rFonts w:ascii="Times New Roman" w:eastAsia="Times New Roman" w:hAnsi="Times New Roman" w:cs="Times New Roman"/>
            <w:sz w:val="24"/>
          </w:rPr>
          <w:delText>and</w:delText>
        </w:r>
      </w:del>
      <w:r w:rsidR="003F373E" w:rsidRPr="004B143D">
        <w:rPr>
          <w:rFonts w:ascii="Times New Roman" w:eastAsia="Times New Roman" w:hAnsi="Times New Roman" w:cs="Times New Roman"/>
          <w:sz w:val="24"/>
        </w:rPr>
        <w:t xml:space="preserve"> </w:t>
      </w:r>
      <w:ins w:id="88" w:author="Unknown" w:date="2014-11-08T22:59:00Z">
        <w:r w:rsidR="00E6729A">
          <w:rPr>
            <w:rFonts w:ascii="Times New Roman" w:eastAsia="Times New Roman" w:hAnsi="Times New Roman" w:cs="Times New Roman"/>
            <w:sz w:val="24"/>
          </w:rPr>
          <w:t>whether</w:t>
        </w:r>
      </w:ins>
      <w:del w:id="89" w:author="Unknown">
        <w:r w:rsidR="003F373E" w:rsidRPr="004B143D" w:rsidDel="00E6729A">
          <w:rPr>
            <w:rFonts w:ascii="Times New Roman" w:eastAsia="Times New Roman" w:hAnsi="Times New Roman" w:cs="Times New Roman"/>
            <w:sz w:val="24"/>
          </w:rPr>
          <w:delText>that</w:delText>
        </w:r>
      </w:del>
      <w:r w:rsidR="003F373E" w:rsidRPr="004B143D">
        <w:rPr>
          <w:rFonts w:ascii="Times New Roman" w:eastAsia="Times New Roman" w:hAnsi="Times New Roman" w:cs="Times New Roman"/>
          <w:sz w:val="24"/>
        </w:rPr>
        <w:t xml:space="preserve"> the </w:t>
      </w:r>
      <w:del w:id="90" w:author="Unknown">
        <w:r w:rsidR="003F373E" w:rsidRPr="004B143D" w:rsidDel="003E32FF">
          <w:rPr>
            <w:rFonts w:ascii="Times New Roman" w:eastAsia="Times New Roman" w:hAnsi="Times New Roman" w:cs="Times New Roman"/>
            <w:sz w:val="24"/>
          </w:rPr>
          <w:delText xml:space="preserve">preferred </w:delText>
        </w:r>
        <w:commentRangeStart w:id="91"/>
        <w:r w:rsidR="003F373E" w:rsidRPr="004B143D" w:rsidDel="003E32FF">
          <w:rPr>
            <w:rFonts w:ascii="Times New Roman" w:eastAsia="Times New Roman" w:hAnsi="Times New Roman" w:cs="Times New Roman"/>
            <w:sz w:val="24"/>
          </w:rPr>
          <w:delText>percentage correct</w:delText>
        </w:r>
      </w:del>
      <w:ins w:id="92" w:author="Unknown" w:date="2014-11-21T19:22:00Z">
        <w:r w:rsidR="003E32FF">
          <w:rPr>
            <w:rFonts w:ascii="Times New Roman" w:eastAsia="Times New Roman" w:hAnsi="Times New Roman" w:cs="Times New Roman"/>
            <w:sz w:val="24"/>
          </w:rPr>
          <w:t>PPC</w:t>
        </w:r>
      </w:ins>
      <w:r w:rsidR="003F373E" w:rsidRPr="004B143D">
        <w:rPr>
          <w:rFonts w:ascii="Times New Roman" w:eastAsia="Times New Roman" w:hAnsi="Times New Roman" w:cs="Times New Roman"/>
          <w:sz w:val="24"/>
        </w:rPr>
        <w:t xml:space="preserve"> </w:t>
      </w:r>
      <w:commentRangeEnd w:id="91"/>
      <w:r w:rsidR="00E6729A">
        <w:rPr>
          <w:rStyle w:val="CommentReference"/>
        </w:rPr>
        <w:commentReference w:id="91"/>
      </w:r>
      <w:r w:rsidR="003F373E" w:rsidRPr="004B143D">
        <w:rPr>
          <w:rFonts w:ascii="Times New Roman" w:eastAsia="Times New Roman" w:hAnsi="Times New Roman" w:cs="Times New Roman"/>
          <w:sz w:val="24"/>
        </w:rPr>
        <w:t xml:space="preserve">for </w:t>
      </w:r>
      <w:ins w:id="93" w:author="Unknown" w:date="2014-11-21T19:08:00Z">
        <w:r>
          <w:rPr>
            <w:rFonts w:ascii="Times New Roman" w:eastAsia="Times New Roman" w:hAnsi="Times New Roman" w:cs="Times New Roman"/>
            <w:sz w:val="24"/>
          </w:rPr>
          <w:t xml:space="preserve">these </w:t>
        </w:r>
      </w:ins>
      <w:ins w:id="94" w:author="Unknown" w:date="2014-11-08T22:59:00Z">
        <w:r w:rsidR="00E6729A">
          <w:rPr>
            <w:rFonts w:ascii="Times New Roman" w:eastAsia="Times New Roman" w:hAnsi="Times New Roman" w:cs="Times New Roman"/>
            <w:sz w:val="24"/>
          </w:rPr>
          <w:t>novel</w:t>
        </w:r>
      </w:ins>
      <w:del w:id="95" w:author="Unknown">
        <w:r w:rsidR="003F373E" w:rsidRPr="004B143D" w:rsidDel="00E6729A">
          <w:rPr>
            <w:rFonts w:ascii="Times New Roman" w:eastAsia="Times New Roman" w:hAnsi="Times New Roman" w:cs="Times New Roman"/>
            <w:sz w:val="24"/>
          </w:rPr>
          <w:delText>these</w:delText>
        </w:r>
      </w:del>
      <w:r w:rsidR="003F373E" w:rsidRPr="004B143D">
        <w:rPr>
          <w:rFonts w:ascii="Times New Roman" w:eastAsia="Times New Roman" w:hAnsi="Times New Roman" w:cs="Times New Roman"/>
          <w:sz w:val="24"/>
        </w:rPr>
        <w:t xml:space="preserve"> tasks would be between 80% and 95</w:t>
      </w:r>
      <w:commentRangeStart w:id="96"/>
      <w:r w:rsidR="003F373E" w:rsidRPr="004B143D">
        <w:rPr>
          <w:rFonts w:ascii="Times New Roman" w:eastAsia="Times New Roman" w:hAnsi="Times New Roman" w:cs="Times New Roman"/>
          <w:sz w:val="24"/>
        </w:rPr>
        <w:t xml:space="preserve">%. </w:t>
      </w:r>
      <w:ins w:id="97" w:author="Unknown" w:date="2014-11-21T18:59:00Z">
        <w:r>
          <w:rPr>
            <w:rFonts w:ascii="Times New Roman" w:eastAsia="Times New Roman" w:hAnsi="Times New Roman" w:cs="Times New Roman"/>
            <w:sz w:val="24"/>
          </w:rPr>
          <w:t xml:space="preserve"> </w:t>
        </w:r>
      </w:ins>
      <w:ins w:id="98" w:author="Unknown" w:date="2014-11-21T19:08:00Z">
        <w:r w:rsidR="003A7003">
          <w:rPr>
            <w:rFonts w:ascii="Times New Roman" w:eastAsia="Times New Roman" w:hAnsi="Times New Roman" w:cs="Times New Roman"/>
            <w:sz w:val="24"/>
          </w:rPr>
          <w:t>The sample included ten</w:t>
        </w:r>
        <w:r>
          <w:rPr>
            <w:rFonts w:ascii="Times New Roman" w:eastAsia="Times New Roman" w:hAnsi="Times New Roman" w:cs="Times New Roman"/>
            <w:sz w:val="24"/>
          </w:rPr>
          <w:t xml:space="preserve"> individuals of mean age 29.3 who were recruited </w:t>
        </w:r>
      </w:ins>
      <w:ins w:id="99" w:author="Unknown" w:date="2014-11-21T19:21:00Z">
        <w:r w:rsidR="003E32FF">
          <w:rPr>
            <w:rFonts w:ascii="Times New Roman" w:eastAsia="Times New Roman" w:hAnsi="Times New Roman" w:cs="Times New Roman"/>
            <w:sz w:val="24"/>
          </w:rPr>
          <w:t>through</w:t>
        </w:r>
      </w:ins>
      <w:ins w:id="100" w:author="Unknown" w:date="2014-11-21T19:08:00Z">
        <w:r>
          <w:rPr>
            <w:rFonts w:ascii="Times New Roman" w:eastAsia="Times New Roman" w:hAnsi="Times New Roman" w:cs="Times New Roman"/>
            <w:sz w:val="24"/>
          </w:rPr>
          <w:t xml:space="preserve"> a post on Facebook.  </w:t>
        </w:r>
      </w:ins>
      <w:ins w:id="101" w:author="Unknown" w:date="2014-11-21T19:10:00Z">
        <w:r w:rsidR="003A7003">
          <w:rPr>
            <w:rFonts w:ascii="Times New Roman" w:eastAsia="Times New Roman" w:hAnsi="Times New Roman" w:cs="Times New Roman"/>
            <w:sz w:val="24"/>
          </w:rPr>
          <w:t xml:space="preserve">Nine of these participants spent at least five hours per week on average playing video games. </w:t>
        </w:r>
      </w:ins>
      <w:ins w:id="102" w:author="Unknown" w:date="2014-11-21T19:13:00Z">
        <w:r w:rsidR="003A7003">
          <w:rPr>
            <w:rFonts w:ascii="Times New Roman" w:eastAsia="Times New Roman" w:hAnsi="Times New Roman" w:cs="Times New Roman"/>
            <w:sz w:val="24"/>
          </w:rPr>
          <w:t xml:space="preserve"> </w:t>
        </w:r>
      </w:ins>
      <w:ins w:id="103" w:author="Unknown" w:date="2014-11-21T19:20:00Z">
        <w:r w:rsidR="003E32FF">
          <w:rPr>
            <w:rFonts w:ascii="Times New Roman" w:eastAsia="Times New Roman" w:hAnsi="Times New Roman" w:cs="Times New Roman"/>
            <w:sz w:val="24"/>
          </w:rPr>
          <w:t xml:space="preserve">Using regression analysis, </w:t>
        </w:r>
      </w:ins>
      <w:ins w:id="104" w:author="Unknown" w:date="2014-11-21T19:21:00Z">
        <w:r w:rsidR="003E32FF">
          <w:rPr>
            <w:rFonts w:ascii="Times New Roman" w:eastAsia="Times New Roman" w:hAnsi="Times New Roman" w:cs="Times New Roman"/>
            <w:sz w:val="24"/>
          </w:rPr>
          <w:t xml:space="preserve">the data </w:t>
        </w:r>
      </w:ins>
      <w:ins w:id="105" w:author="Unknown" w:date="2014-11-21T19:23:00Z">
        <w:r w:rsidR="003E32FF">
          <w:rPr>
            <w:rFonts w:ascii="Times New Roman" w:eastAsia="Times New Roman" w:hAnsi="Times New Roman" w:cs="Times New Roman"/>
            <w:sz w:val="24"/>
          </w:rPr>
          <w:t>yielded</w:t>
        </w:r>
      </w:ins>
      <w:ins w:id="106" w:author="Unknown" w:date="2014-11-21T19:21:00Z">
        <w:r w:rsidR="003E32FF">
          <w:rPr>
            <w:rFonts w:ascii="Times New Roman" w:eastAsia="Times New Roman" w:hAnsi="Times New Roman" w:cs="Times New Roman"/>
            <w:sz w:val="24"/>
          </w:rPr>
          <w:t xml:space="preserve"> </w:t>
        </w:r>
      </w:ins>
      <w:ins w:id="107" w:author="Unknown" w:date="2014-11-21T19:22:00Z">
        <w:r w:rsidR="003E32FF">
          <w:rPr>
            <w:rFonts w:ascii="Times New Roman" w:eastAsia="Times New Roman" w:hAnsi="Times New Roman" w:cs="Times New Roman"/>
            <w:sz w:val="24"/>
          </w:rPr>
          <w:t xml:space="preserve">PPC values of 85.9%, </w:t>
        </w:r>
      </w:ins>
      <w:ins w:id="108" w:author="Unknown" w:date="2014-11-21T19:23:00Z">
        <w:r w:rsidR="003E32FF">
          <w:rPr>
            <w:rFonts w:ascii="Times New Roman" w:eastAsia="Times New Roman" w:hAnsi="Times New Roman" w:cs="Times New Roman"/>
            <w:sz w:val="24"/>
          </w:rPr>
          <w:t xml:space="preserve">71.0%, and 39.7% on the </w:t>
        </w:r>
        <w:del w:id="109" w:author="Unknown" w:date="2014-11-22T13:48:00Z">
          <w:r w:rsidR="003E32FF" w:rsidDel="009413B5">
            <w:rPr>
              <w:rFonts w:ascii="Times New Roman" w:eastAsia="Times New Roman" w:hAnsi="Times New Roman" w:cs="Times New Roman"/>
              <w:sz w:val="24"/>
            </w:rPr>
            <w:delText>three</w:delText>
          </w:r>
        </w:del>
      </w:ins>
      <w:ins w:id="110" w:author="Unknown" w:date="2014-11-22T13:48:00Z">
        <w:r w:rsidR="009413B5">
          <w:rPr>
            <w:rFonts w:ascii="Times New Roman" w:eastAsia="Times New Roman" w:hAnsi="Times New Roman" w:cs="Times New Roman"/>
            <w:sz w:val="24"/>
          </w:rPr>
          <w:t>verbal, visual and kinesthetic</w:t>
        </w:r>
      </w:ins>
      <w:ins w:id="111" w:author="Unknown" w:date="2014-11-21T19:23:00Z">
        <w:r w:rsidR="003E32FF">
          <w:rPr>
            <w:rFonts w:ascii="Times New Roman" w:eastAsia="Times New Roman" w:hAnsi="Times New Roman" w:cs="Times New Roman"/>
            <w:sz w:val="24"/>
          </w:rPr>
          <w:t xml:space="preserve"> tasks</w:t>
        </w:r>
      </w:ins>
      <w:ins w:id="112" w:author="Unknown" w:date="2014-11-22T13:48:00Z">
        <w:r w:rsidR="009413B5">
          <w:rPr>
            <w:rFonts w:ascii="Times New Roman" w:eastAsia="Times New Roman" w:hAnsi="Times New Roman" w:cs="Times New Roman"/>
            <w:sz w:val="24"/>
          </w:rPr>
          <w:t>, respectively</w:t>
        </w:r>
      </w:ins>
      <w:ins w:id="113" w:author="Unknown" w:date="2014-11-21T19:23:00Z">
        <w:r w:rsidR="003E32FF">
          <w:rPr>
            <w:rFonts w:ascii="Times New Roman" w:eastAsia="Times New Roman" w:hAnsi="Times New Roman" w:cs="Times New Roman"/>
            <w:sz w:val="24"/>
          </w:rPr>
          <w:t xml:space="preserve">.  Two of these were outside of the hypothesized range.  </w:t>
        </w:r>
      </w:ins>
      <w:del w:id="114" w:author="Unknown">
        <w:r w:rsidR="003F373E" w:rsidRPr="004B143D" w:rsidDel="00CC7106">
          <w:rPr>
            <w:rFonts w:ascii="Times New Roman" w:eastAsia="Times New Roman" w:hAnsi="Times New Roman" w:cs="Times New Roman"/>
            <w:sz w:val="24"/>
          </w:rPr>
          <w:delText xml:space="preserve"> </w:delText>
        </w:r>
        <w:r w:rsidR="003F373E" w:rsidRPr="004B143D" w:rsidDel="003A7003">
          <w:rPr>
            <w:rFonts w:ascii="Times New Roman" w:eastAsia="Times New Roman" w:hAnsi="Times New Roman" w:cs="Times New Roman"/>
            <w:sz w:val="24"/>
          </w:rPr>
          <w:delText xml:space="preserve">In </w:delText>
        </w:r>
        <w:commentRangeEnd w:id="96"/>
        <w:r w:rsidR="00E6729A" w:rsidDel="003A7003">
          <w:rPr>
            <w:rStyle w:val="CommentReference"/>
          </w:rPr>
          <w:commentReference w:id="96"/>
        </w:r>
        <w:r w:rsidR="003F373E" w:rsidRPr="004B143D" w:rsidDel="003A7003">
          <w:rPr>
            <w:rFonts w:ascii="Times New Roman" w:eastAsia="Times New Roman" w:hAnsi="Times New Roman" w:cs="Times New Roman"/>
            <w:sz w:val="24"/>
          </w:rPr>
          <w:delText xml:space="preserve">order to address this hypothesis, the preferred difficulty levels of </w:delText>
        </w:r>
        <w:r w:rsidR="003F373E" w:rsidRPr="004B143D" w:rsidDel="00CC7106">
          <w:rPr>
            <w:rFonts w:ascii="Times New Roman" w:eastAsia="Times New Roman" w:hAnsi="Times New Roman" w:cs="Times New Roman"/>
            <w:sz w:val="24"/>
          </w:rPr>
          <w:delText>a young (</w:delText>
        </w:r>
        <w:r w:rsidR="003F373E" w:rsidRPr="004B143D" w:rsidDel="00CC7106">
          <w:rPr>
            <w:rFonts w:ascii="Times New Roman" w:eastAsia="Times New Roman" w:hAnsi="Times New Roman" w:cs="Times New Roman"/>
            <w:i/>
            <w:sz w:val="24"/>
          </w:rPr>
          <w:delText>n</w:delText>
        </w:r>
        <w:r w:rsidR="003F373E" w:rsidRPr="004B143D" w:rsidDel="00CC7106">
          <w:rPr>
            <w:rFonts w:ascii="Times New Roman" w:eastAsia="Times New Roman" w:hAnsi="Times New Roman" w:cs="Times New Roman"/>
            <w:sz w:val="24"/>
          </w:rPr>
          <w:delText xml:space="preserve"> = 10,</w:delText>
        </w:r>
        <w:r w:rsidR="003F373E" w:rsidRPr="004B143D" w:rsidDel="00CC7106">
          <w:rPr>
            <w:rFonts w:ascii="Times New Roman" w:eastAsia="Times New Roman" w:hAnsi="Times New Roman" w:cs="Times New Roman"/>
            <w:i/>
            <w:sz w:val="24"/>
          </w:rPr>
          <w:delText xml:space="preserve"> </w:delText>
        </w:r>
        <w:r w:rsidR="003F373E" w:rsidRPr="004B143D" w:rsidDel="00CC7106">
          <w:rPr>
            <w:rFonts w:ascii="Times New Roman" w:eastAsia="Times New Roman" w:hAnsi="Times New Roman" w:cs="Times New Roman"/>
            <w:i/>
            <w:color w:val="252525"/>
            <w:sz w:val="24"/>
            <w:highlight w:val="white"/>
          </w:rPr>
          <w:delText>μ</w:delText>
        </w:r>
        <w:r w:rsidR="003F373E" w:rsidRPr="004B143D" w:rsidDel="00CC7106">
          <w:rPr>
            <w:rFonts w:ascii="Times New Roman" w:eastAsia="Times New Roman" w:hAnsi="Times New Roman" w:cs="Times New Roman"/>
            <w:i/>
            <w:color w:val="252525"/>
            <w:sz w:val="24"/>
            <w:highlight w:val="white"/>
            <w:vertAlign w:val="subscript"/>
          </w:rPr>
          <w:delText>age</w:delText>
        </w:r>
        <w:r w:rsidR="003F373E" w:rsidRPr="004B143D" w:rsidDel="00CC7106">
          <w:rPr>
            <w:rFonts w:ascii="Times New Roman" w:eastAsia="Times New Roman" w:hAnsi="Times New Roman" w:cs="Times New Roman"/>
            <w:i/>
            <w:sz w:val="24"/>
          </w:rPr>
          <w:delText xml:space="preserve"> </w:delText>
        </w:r>
        <w:r w:rsidR="003F373E" w:rsidRPr="004B143D" w:rsidDel="00CC7106">
          <w:rPr>
            <w:rFonts w:ascii="Times New Roman" w:eastAsia="Times New Roman" w:hAnsi="Times New Roman" w:cs="Times New Roman"/>
            <w:sz w:val="24"/>
          </w:rPr>
          <w:delText>= 29.3) group of Facebook users</w:delText>
        </w:r>
        <w:r w:rsidR="003F373E" w:rsidRPr="004B143D" w:rsidDel="003A7003">
          <w:rPr>
            <w:rFonts w:ascii="Times New Roman" w:eastAsia="Times New Roman" w:hAnsi="Times New Roman" w:cs="Times New Roman"/>
            <w:sz w:val="24"/>
          </w:rPr>
          <w:delText xml:space="preserve"> were analyzed using three computer-based tasks (one visual, one verbal, and one kinesthetic).  Due to the small dataset there were problems in drawing robust conclusions.  However, there was </w:delText>
        </w:r>
        <w:commentRangeStart w:id="115"/>
        <w:r w:rsidR="003F373E" w:rsidRPr="004B143D" w:rsidDel="003A7003">
          <w:rPr>
            <w:rFonts w:ascii="Times New Roman" w:eastAsia="Times New Roman" w:hAnsi="Times New Roman" w:cs="Times New Roman"/>
            <w:sz w:val="24"/>
          </w:rPr>
          <w:delText xml:space="preserve">growing evidence </w:delText>
        </w:r>
        <w:commentRangeEnd w:id="115"/>
        <w:r w:rsidR="00E6729A" w:rsidDel="003A7003">
          <w:rPr>
            <w:rStyle w:val="CommentReference"/>
          </w:rPr>
          <w:commentReference w:id="115"/>
        </w:r>
        <w:r w:rsidR="003F373E" w:rsidRPr="004B143D" w:rsidDel="003A7003">
          <w:rPr>
            <w:rFonts w:ascii="Times New Roman" w:eastAsia="Times New Roman" w:hAnsi="Times New Roman" w:cs="Times New Roman"/>
            <w:sz w:val="24"/>
          </w:rPr>
          <w:delText>of two important conclusions: one,</w:delText>
        </w:r>
        <w:commentRangeStart w:id="116"/>
        <w:r w:rsidR="003F373E" w:rsidRPr="004B143D" w:rsidDel="003A7003">
          <w:rPr>
            <w:rFonts w:ascii="Times New Roman" w:eastAsia="Times New Roman" w:hAnsi="Times New Roman" w:cs="Times New Roman"/>
            <w:sz w:val="24"/>
          </w:rPr>
          <w:delText xml:space="preserve"> learning takes place slowly in the assigned tasks; and two, participants would correct the difficulty level when the percentage correct on a task was too high or too low</w:delText>
        </w:r>
        <w:commentRangeEnd w:id="116"/>
        <w:r w:rsidR="00E6729A" w:rsidDel="003A7003">
          <w:rPr>
            <w:rStyle w:val="CommentReference"/>
          </w:rPr>
          <w:commentReference w:id="116"/>
        </w:r>
        <w:r w:rsidR="003F373E" w:rsidRPr="004B143D" w:rsidDel="003A7003">
          <w:rPr>
            <w:rFonts w:ascii="Times New Roman" w:eastAsia="Times New Roman" w:hAnsi="Times New Roman" w:cs="Times New Roman"/>
            <w:sz w:val="24"/>
          </w:rPr>
          <w:delText xml:space="preserve">.  These findings would imply that the tasks are well suited to study in this manner and that users indeed prefer a moderate level of difficulty.  </w:delText>
        </w:r>
      </w:del>
      <w:r w:rsidR="003F373E" w:rsidRPr="004B143D">
        <w:rPr>
          <w:rFonts w:ascii="Times New Roman" w:eastAsia="Times New Roman" w:hAnsi="Times New Roman" w:cs="Times New Roman"/>
          <w:sz w:val="24"/>
        </w:rPr>
        <w:t xml:space="preserve">This report describes the pilot study; the full study will be published in Fall </w:t>
      </w:r>
      <w:commentRangeStart w:id="117"/>
      <w:r w:rsidR="003F373E" w:rsidRPr="004B143D">
        <w:rPr>
          <w:rFonts w:ascii="Times New Roman" w:eastAsia="Times New Roman" w:hAnsi="Times New Roman" w:cs="Times New Roman"/>
          <w:sz w:val="24"/>
        </w:rPr>
        <w:t>2014</w:t>
      </w:r>
      <w:commentRangeEnd w:id="117"/>
      <w:r w:rsidR="002918C2">
        <w:rPr>
          <w:rStyle w:val="CommentReference"/>
        </w:rPr>
        <w:commentReference w:id="117"/>
      </w:r>
      <w:r w:rsidR="003F373E" w:rsidRPr="004B143D">
        <w:rPr>
          <w:rFonts w:ascii="Times New Roman" w:eastAsia="Times New Roman" w:hAnsi="Times New Roman" w:cs="Times New Roman"/>
          <w:sz w:val="24"/>
        </w:rPr>
        <w:t xml:space="preserve">.  </w:t>
      </w:r>
    </w:p>
    <w:p w:rsidR="00282467" w:rsidRDefault="00E6729A">
      <w:pPr>
        <w:pStyle w:val="TOC8"/>
        <w:numPr>
          <w:ins w:id="118" w:author="Unknown" w:date="2014-11-21T19:58:00Z"/>
        </w:numPr>
        <w:rPr>
          <w:rFonts w:ascii="Times New Roman" w:hAnsi="Times New Roman"/>
          <w:sz w:val="24"/>
        </w:rPr>
      </w:pPr>
      <w:ins w:id="119" w:author="Unknown" w:date="2014-11-08T23:05:00Z">
        <w:del w:id="120" w:author="Unknown" w:date="2014-11-21T20:00:00Z">
          <w:r w:rsidDel="00282467">
            <w:rPr>
              <w:rFonts w:ascii="Times New Roman" w:hAnsi="Times New Roman"/>
              <w:sz w:val="24"/>
            </w:rPr>
            <w:br w:type="page"/>
          </w:r>
        </w:del>
      </w:ins>
    </w:p>
    <w:customXmlInsRangeStart w:id="121" w:author="Unknown" w:date="2014-11-21T19:58:00Z"/>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ascii="Times New Roman" w:eastAsia="Arial" w:hAnsi="Times New Roman" w:cs="Arial"/>
          <w:bCs/>
          <w:color w:val="000000"/>
          <w:kern w:val="0"/>
          <w:lang w:eastAsia="en-US"/>
        </w:rPr>
      </w:sdtEndPr>
      <w:sdtContent>
        <w:customXmlInsRangeEnd w:id="121"/>
        <w:p w:rsidR="00282467" w:rsidRPr="00606C13" w:rsidRDefault="00282467">
          <w:pPr>
            <w:pStyle w:val="TOCHeading"/>
            <w:numPr>
              <w:ins w:id="122" w:author="Unknown" w:date="2014-11-21T19:58:00Z"/>
            </w:numPr>
            <w:rPr>
              <w:ins w:id="123" w:author="Unknown" w:date="2014-11-21T19:58:00Z"/>
              <w:rFonts w:ascii="Times New Roman" w:hAnsi="Times New Roman"/>
              <w:sz w:val="24"/>
              <w:rPrChange w:id="124" w:author="Unknown" w:date="2014-11-21T20:02:00Z">
                <w:rPr>
                  <w:ins w:id="125" w:author="Unknown" w:date="2014-11-21T19:58:00Z"/>
                </w:rPr>
              </w:rPrChange>
            </w:rPr>
          </w:pPr>
        </w:p>
        <w:p w:rsidR="0050710C" w:rsidRDefault="00BD4038">
          <w:pPr>
            <w:spacing w:line="480" w:lineRule="auto"/>
            <w:jc w:val="center"/>
            <w:rPr>
              <w:ins w:id="126" w:author="Unknown" w:date="2014-11-21T20:00:00Z"/>
              <w:del w:id="127" w:author="Unknown" w:date="2014-11-21T20:02:00Z"/>
              <w:rFonts w:ascii="Times New Roman" w:hAnsi="Times New Roman"/>
              <w:b/>
              <w:sz w:val="24"/>
              <w:szCs w:val="22"/>
              <w:rPrChange w:id="128" w:author="Unknown" w:date="2014-11-21T20:02:00Z">
                <w:rPr>
                  <w:ins w:id="129" w:author="Unknown" w:date="2014-11-21T20:00:00Z"/>
                  <w:del w:id="130" w:author="Unknown" w:date="2014-11-21T20:02:00Z"/>
                  <w:rFonts w:ascii="Times New Roman" w:hAnsi="Times New Roman"/>
                  <w:b/>
                  <w:szCs w:val="22"/>
                </w:rPr>
              </w:rPrChange>
            </w:rPr>
            <w:pPrChange w:id="131" w:author="Unknown" w:date="2014-11-21T20:02:00Z">
              <w:pPr/>
            </w:pPrChange>
          </w:pPr>
          <w:ins w:id="132" w:author="Unknown" w:date="2014-11-21T20:00:00Z">
            <w:r w:rsidRPr="00BD4038">
              <w:rPr>
                <w:rFonts w:ascii="Times New Roman" w:hAnsi="Times New Roman"/>
                <w:sz w:val="24"/>
                <w:rPrChange w:id="133" w:author="Unknown" w:date="2014-11-21T20:02:00Z">
                  <w:rPr>
                    <w:rFonts w:ascii="Times New Roman" w:hAnsi="Times New Roman"/>
                  </w:rPr>
                </w:rPrChange>
              </w:rPr>
              <w:br w:type="page"/>
            </w:r>
          </w:ins>
          <w:ins w:id="134" w:author="Unknown" w:date="2014-11-21T20:01:00Z">
            <w:r w:rsidRPr="00BD4038">
              <w:rPr>
                <w:rFonts w:ascii="Times New Roman" w:hAnsi="Times New Roman"/>
                <w:b/>
                <w:sz w:val="24"/>
                <w:rPrChange w:id="135" w:author="Unknown" w:date="2014-11-21T20:02:00Z">
                  <w:rPr>
                    <w:rFonts w:ascii="Times New Roman" w:hAnsi="Times New Roman"/>
                  </w:rPr>
                </w:rPrChange>
              </w:rPr>
              <w:t>Table of Contents</w:t>
            </w:r>
          </w:ins>
        </w:p>
        <w:p w:rsidR="0050710C" w:rsidRDefault="0050710C">
          <w:pPr>
            <w:pStyle w:val="TOC1"/>
            <w:numPr>
              <w:ins w:id="136" w:author="Unknown" w:date="2014-11-21T20:00:00Z"/>
            </w:numPr>
            <w:spacing w:line="480" w:lineRule="auto"/>
            <w:rPr>
              <w:ins w:id="137" w:author="Unknown" w:date="2014-11-21T20:00:00Z"/>
              <w:del w:id="138" w:author="Unknown" w:date="2014-11-21T20:02:00Z"/>
              <w:sz w:val="24"/>
              <w:rPrChange w:id="139" w:author="Unknown" w:date="2014-11-21T20:02:00Z">
                <w:rPr>
                  <w:ins w:id="140" w:author="Unknown" w:date="2014-11-21T20:00:00Z"/>
                  <w:del w:id="141" w:author="Unknown" w:date="2014-11-21T20:02:00Z"/>
                  <w:rFonts w:ascii="Times New Roman" w:hAnsi="Times New Roman"/>
                </w:rPr>
              </w:rPrChange>
            </w:rPr>
            <w:pPrChange w:id="142" w:author="Unknown" w:date="2014-11-21T20:02:00Z">
              <w:pPr>
                <w:pStyle w:val="TOC1"/>
              </w:pPr>
            </w:pPrChange>
          </w:pPr>
        </w:p>
        <w:p w:rsidR="0050710C" w:rsidRDefault="0050710C">
          <w:pPr>
            <w:spacing w:line="480" w:lineRule="auto"/>
            <w:jc w:val="center"/>
            <w:rPr>
              <w:ins w:id="143" w:author="Unknown" w:date="2014-11-21T20:00:00Z"/>
              <w:sz w:val="24"/>
              <w:rPrChange w:id="144" w:author="Unknown" w:date="2014-11-21T20:02:00Z">
                <w:rPr>
                  <w:ins w:id="145" w:author="Unknown" w:date="2014-11-21T20:00:00Z"/>
                  <w:rFonts w:ascii="Times New Roman" w:hAnsi="Times New Roman"/>
                </w:rPr>
              </w:rPrChange>
            </w:rPr>
            <w:pPrChange w:id="146" w:author="Unknown" w:date="2014-11-21T20:02:00Z">
              <w:pPr>
                <w:pStyle w:val="TOC1"/>
              </w:pPr>
            </w:pPrChange>
          </w:pPr>
        </w:p>
        <w:p w:rsidR="0050710C" w:rsidRDefault="00BD4038">
          <w:pPr>
            <w:pStyle w:val="TOC1"/>
            <w:numPr>
              <w:ins w:id="147" w:author="Unknown" w:date="2014-11-21T19:58:00Z"/>
            </w:numPr>
            <w:spacing w:line="480" w:lineRule="auto"/>
            <w:jc w:val="left"/>
            <w:rPr>
              <w:ins w:id="148" w:author="Unknown" w:date="2014-11-21T19:58:00Z"/>
              <w:rFonts w:ascii="Times New Roman" w:hAnsi="Times New Roman"/>
              <w:b w:val="0"/>
              <w:noProof/>
              <w:sz w:val="24"/>
              <w:rPrChange w:id="149" w:author="Unknown" w:date="2014-11-21T20:02:00Z">
                <w:rPr>
                  <w:ins w:id="150" w:author="Unknown" w:date="2014-11-21T19:58:00Z"/>
                  <w:noProof/>
                </w:rPr>
              </w:rPrChange>
            </w:rPr>
            <w:pPrChange w:id="151" w:author="Unknown" w:date="2014-11-21T20:02:00Z">
              <w:pPr>
                <w:pStyle w:val="TOC1"/>
              </w:pPr>
            </w:pPrChange>
          </w:pPr>
          <w:ins w:id="152" w:author="Unknown" w:date="2014-11-21T20:03:00Z">
            <w:r w:rsidRPr="00BD4038">
              <w:rPr>
                <w:rFonts w:ascii="Times New Roman" w:hAnsi="Times New Roman"/>
                <w:b w:val="0"/>
                <w:sz w:val="24"/>
                <w:rPrChange w:id="153" w:author="Unknown" w:date="2014-11-21T20:03:00Z">
                  <w:rPr>
                    <w:rFonts w:ascii="Times New Roman" w:hAnsi="Times New Roman"/>
                    <w:sz w:val="24"/>
                  </w:rPr>
                </w:rPrChange>
              </w:rPr>
              <w:t>Abstract</w:t>
            </w:r>
          </w:ins>
          <w:ins w:id="154" w:author="Unknown" w:date="2014-11-21T19:58:00Z">
            <w:r w:rsidRPr="00BD4038">
              <w:rPr>
                <w:rFonts w:ascii="Times New Roman" w:hAnsi="Times New Roman"/>
                <w:b w:val="0"/>
                <w:noProof/>
                <w:sz w:val="24"/>
                <w:rPrChange w:id="155" w:author="Unknown" w:date="2014-11-21T20:02:00Z">
                  <w:rPr>
                    <w:noProof/>
                  </w:rPr>
                </w:rPrChange>
              </w:rPr>
              <w:tab/>
            </w:r>
          </w:ins>
          <w:ins w:id="156" w:author="Unknown" w:date="2014-11-21T20:03:00Z">
            <w:r w:rsidR="00606C13">
              <w:rPr>
                <w:rFonts w:ascii="Times New Roman" w:hAnsi="Times New Roman"/>
                <w:b w:val="0"/>
                <w:sz w:val="24"/>
              </w:rPr>
              <w:t>2</w:t>
            </w:r>
          </w:ins>
          <w:ins w:id="157" w:author="Unknown" w:date="2014-11-21T19:58:00Z">
            <w:del w:id="158" w:author="Unknown" w:date="2014-11-21T20:03:00Z">
              <w:r w:rsidRPr="00BD4038">
                <w:rPr>
                  <w:rFonts w:ascii="Times New Roman" w:hAnsi="Times New Roman"/>
                  <w:b w:val="0"/>
                  <w:sz w:val="24"/>
                  <w:rPrChange w:id="159" w:author="Unknown" w:date="2014-11-21T20:02:00Z">
                    <w:rPr/>
                  </w:rPrChange>
                </w:rPr>
                <w:delText>1</w:delText>
              </w:r>
            </w:del>
          </w:ins>
        </w:p>
        <w:p w:rsidR="00B027C0" w:rsidRDefault="00606C13">
          <w:pPr>
            <w:pStyle w:val="Normal1"/>
            <w:numPr>
              <w:ins w:id="160" w:author="Jeff Greenfield" w:date="2014-11-23T15:44:00Z"/>
            </w:numPr>
            <w:spacing w:line="480" w:lineRule="auto"/>
            <w:rPr>
              <w:ins w:id="161" w:author="Unknown" w:date="2014-11-21T19:58:00Z"/>
              <w:rFonts w:ascii="Times New Roman" w:hAnsi="Times New Roman"/>
              <w:sz w:val="24"/>
              <w:rPrChange w:id="162" w:author="Unknown" w:date="2014-11-21T20:02:00Z">
                <w:rPr>
                  <w:ins w:id="163" w:author="Unknown" w:date="2014-11-21T19:58:00Z"/>
                  <w:noProof/>
                </w:rPr>
              </w:rPrChange>
            </w:rPr>
            <w:pPrChange w:id="164" w:author="Unknown" w:date="2014-11-21T20:04:00Z">
              <w:pPr>
                <w:pStyle w:val="TOC2"/>
                <w:tabs>
                  <w:tab w:val="right" w:pos="8828"/>
                </w:tabs>
              </w:pPr>
            </w:pPrChange>
          </w:pPr>
          <w:commentRangeStart w:id="165"/>
          <w:ins w:id="166" w:author="Unknown" w:date="2014-11-21T20:04:00Z">
            <w:r w:rsidRPr="004B143D">
              <w:rPr>
                <w:rFonts w:ascii="Times New Roman" w:eastAsia="Times New Roman" w:hAnsi="Times New Roman" w:cs="Times New Roman"/>
                <w:sz w:val="24"/>
              </w:rPr>
              <w:t>Preferred Difficulty Levels in Novel Computer-Based Tasks</w:t>
            </w:r>
            <w:commentRangeEnd w:id="165"/>
            <w:r>
              <w:rPr>
                <w:rStyle w:val="CommentReference"/>
              </w:rPr>
              <w:commentReference w:id="165"/>
            </w:r>
          </w:ins>
          <w:ins w:id="167" w:author="Unknown" w:date="2014-11-21T19:58:00Z">
            <w:r w:rsidR="00BD4038" w:rsidRPr="00BD4038">
              <w:rPr>
                <w:rFonts w:ascii="Times New Roman" w:hAnsi="Times New Roman"/>
                <w:noProof/>
                <w:sz w:val="24"/>
                <w:rPrChange w:id="168" w:author="Unknown" w:date="2014-11-21T20:02:00Z">
                  <w:rPr>
                    <w:noProof/>
                  </w:rPr>
                </w:rPrChange>
              </w:rPr>
              <w:tab/>
            </w:r>
          </w:ins>
          <w:ins w:id="169" w:author="Unknown" w:date="2014-11-21T20:04:00Z">
            <w:r>
              <w:rPr>
                <w:rFonts w:ascii="Times New Roman" w:hAnsi="Times New Roman"/>
                <w:noProof/>
                <w:sz w:val="24"/>
              </w:rPr>
              <w:tab/>
            </w:r>
            <w:r>
              <w:rPr>
                <w:rFonts w:ascii="Times New Roman" w:hAnsi="Times New Roman"/>
                <w:noProof/>
                <w:sz w:val="24"/>
              </w:rPr>
              <w:tab/>
            </w:r>
            <w:r>
              <w:rPr>
                <w:rFonts w:ascii="Times New Roman" w:hAnsi="Times New Roman"/>
                <w:noProof/>
                <w:sz w:val="24"/>
              </w:rPr>
              <w:tab/>
              <w:t xml:space="preserve"> </w:t>
            </w:r>
          </w:ins>
          <w:ins w:id="170" w:author="Unknown" w:date="2014-11-21T19:58:00Z">
            <w:del w:id="171" w:author="Unknown" w:date="2014-11-21T20:04:00Z">
              <w:r w:rsidR="00BD4038" w:rsidRPr="00BD4038">
                <w:rPr>
                  <w:rFonts w:ascii="Times New Roman" w:hAnsi="Times New Roman"/>
                  <w:sz w:val="24"/>
                  <w:rPrChange w:id="172" w:author="Unknown" w:date="2014-11-21T20:02:00Z">
                    <w:rPr/>
                  </w:rPrChange>
                </w:rPr>
                <w:delText>2</w:delText>
              </w:r>
            </w:del>
          </w:ins>
          <w:ins w:id="173" w:author="Jeff Greenfield" w:date="2014-11-23T15:52:00Z">
            <w:r w:rsidR="00B027C0">
              <w:rPr>
                <w:rFonts w:ascii="Times New Roman" w:hAnsi="Times New Roman"/>
                <w:sz w:val="24"/>
              </w:rPr>
              <w:t>5</w:t>
            </w:r>
          </w:ins>
          <w:ins w:id="174" w:author="Unknown" w:date="2014-11-21T20:04:00Z">
            <w:del w:id="175" w:author="Jeff Greenfield" w:date="2014-11-23T15:52:00Z">
              <w:r w:rsidDel="00B027C0">
                <w:rPr>
                  <w:rFonts w:ascii="Times New Roman" w:hAnsi="Times New Roman"/>
                  <w:sz w:val="24"/>
                </w:rPr>
                <w:delText>4</w:delText>
              </w:r>
            </w:del>
          </w:ins>
        </w:p>
        <w:p w:rsidR="00B027C0" w:rsidRDefault="00B027C0" w:rsidP="00606C13">
          <w:pPr>
            <w:pStyle w:val="TOC3"/>
            <w:numPr>
              <w:ins w:id="176" w:author="Jeff Greenfield" w:date="2014-11-23T15:44:00Z"/>
            </w:numPr>
            <w:tabs>
              <w:tab w:val="right" w:pos="8828"/>
            </w:tabs>
            <w:spacing w:line="480" w:lineRule="auto"/>
            <w:ind w:left="0"/>
            <w:rPr>
              <w:ins w:id="177" w:author="Jeff Greenfield" w:date="2014-11-23T15:44:00Z"/>
              <w:rFonts w:ascii="Times New Roman" w:hAnsi="Times New Roman"/>
              <w:sz w:val="24"/>
            </w:rPr>
          </w:pPr>
          <w:ins w:id="178" w:author="Jeff Greenfield" w:date="2014-11-23T15:44:00Z">
            <w:r>
              <w:rPr>
                <w:rFonts w:ascii="Times New Roman" w:hAnsi="Times New Roman"/>
                <w:sz w:val="24"/>
              </w:rPr>
              <w:t>Fun</w:t>
            </w:r>
            <w:r>
              <w:rPr>
                <w:rFonts w:ascii="Times New Roman" w:hAnsi="Times New Roman"/>
                <w:sz w:val="24"/>
              </w:rPr>
              <w:tab/>
              <w:t>6</w:t>
            </w:r>
          </w:ins>
        </w:p>
        <w:p w:rsidR="00606C13" w:rsidRDefault="00606C13" w:rsidP="00606C13">
          <w:pPr>
            <w:pStyle w:val="TOC3"/>
            <w:numPr>
              <w:ins w:id="179" w:author="Unknown" w:date="2014-11-21T19:58:00Z"/>
            </w:numPr>
            <w:tabs>
              <w:tab w:val="right" w:pos="8828"/>
            </w:tabs>
            <w:spacing w:line="480" w:lineRule="auto"/>
            <w:ind w:left="0"/>
            <w:rPr>
              <w:ins w:id="180" w:author="Unknown" w:date="2014-11-21T20:05:00Z"/>
              <w:rFonts w:ascii="Times New Roman" w:hAnsi="Times New Roman"/>
              <w:sz w:val="24"/>
            </w:rPr>
          </w:pPr>
          <w:ins w:id="181" w:author="Unknown" w:date="2014-11-21T20:05:00Z">
            <w:r>
              <w:rPr>
                <w:rFonts w:ascii="Times New Roman" w:hAnsi="Times New Roman"/>
                <w:sz w:val="24"/>
              </w:rPr>
              <w:t>Three Models of Fun</w:t>
            </w:r>
          </w:ins>
          <w:ins w:id="182" w:author="Unknown" w:date="2014-11-21T19:58:00Z">
            <w:r w:rsidR="00BD4038" w:rsidRPr="00BD4038">
              <w:rPr>
                <w:rFonts w:ascii="Times New Roman" w:hAnsi="Times New Roman"/>
                <w:noProof/>
                <w:sz w:val="24"/>
                <w:rPrChange w:id="183" w:author="Unknown" w:date="2014-11-21T20:02:00Z">
                  <w:rPr>
                    <w:i/>
                    <w:noProof/>
                  </w:rPr>
                </w:rPrChange>
              </w:rPr>
              <w:tab/>
            </w:r>
          </w:ins>
          <w:ins w:id="184" w:author="Jeff Greenfield" w:date="2014-11-23T15:52:00Z">
            <w:r w:rsidR="00B027C0">
              <w:rPr>
                <w:rFonts w:ascii="Times New Roman" w:hAnsi="Times New Roman"/>
                <w:sz w:val="24"/>
              </w:rPr>
              <w:t>6</w:t>
            </w:r>
          </w:ins>
          <w:ins w:id="185" w:author="Unknown" w:date="2014-11-21T20:05:00Z">
            <w:del w:id="186" w:author="Jeff Greenfield" w:date="2014-11-23T15:52:00Z">
              <w:r w:rsidDel="00B027C0">
                <w:rPr>
                  <w:rFonts w:ascii="Times New Roman" w:hAnsi="Times New Roman"/>
                  <w:sz w:val="24"/>
                </w:rPr>
                <w:delText>5</w:delText>
              </w:r>
            </w:del>
          </w:ins>
        </w:p>
        <w:p w:rsidR="00606C13" w:rsidRDefault="00606C13" w:rsidP="00606C13">
          <w:pPr>
            <w:pStyle w:val="TOC3"/>
            <w:numPr>
              <w:ins w:id="187" w:author="Unknown" w:date="2014-11-21T20:05:00Z"/>
            </w:numPr>
            <w:tabs>
              <w:tab w:val="right" w:pos="8828"/>
            </w:tabs>
            <w:spacing w:line="480" w:lineRule="auto"/>
            <w:ind w:left="0" w:firstLine="720"/>
            <w:rPr>
              <w:ins w:id="188" w:author="Unknown" w:date="2014-11-21T20:06:00Z"/>
              <w:rFonts w:ascii="Times New Roman" w:hAnsi="Times New Roman"/>
              <w:sz w:val="24"/>
            </w:rPr>
          </w:pPr>
          <w:ins w:id="189" w:author="Unknown" w:date="2014-11-21T20:05:00Z">
            <w:del w:id="190" w:author="Jeff Greenfield" w:date="2014-11-23T15:45:00Z">
              <w:r w:rsidDel="00B027C0">
                <w:rPr>
                  <w:rFonts w:ascii="Times New Roman" w:hAnsi="Times New Roman"/>
                  <w:sz w:val="24"/>
                </w:rPr>
                <w:delText>Range Effects and</w:delText>
              </w:r>
            </w:del>
          </w:ins>
          <w:ins w:id="191" w:author="Jeff Greenfield" w:date="2014-11-23T15:45:00Z">
            <w:r w:rsidR="00B027C0">
              <w:rPr>
                <w:rFonts w:ascii="Times New Roman" w:hAnsi="Times New Roman"/>
                <w:sz w:val="24"/>
              </w:rPr>
              <w:t>Csikszentmihalyi’s</w:t>
            </w:r>
          </w:ins>
          <w:ins w:id="192" w:author="Unknown" w:date="2014-11-21T20:05:00Z">
            <w:r>
              <w:rPr>
                <w:rFonts w:ascii="Times New Roman" w:hAnsi="Times New Roman"/>
                <w:sz w:val="24"/>
              </w:rPr>
              <w:t xml:space="preserve"> Flow</w:t>
            </w:r>
            <w:r>
              <w:rPr>
                <w:rFonts w:ascii="Times New Roman" w:hAnsi="Times New Roman"/>
                <w:sz w:val="24"/>
              </w:rPr>
              <w:tab/>
            </w:r>
          </w:ins>
          <w:ins w:id="193" w:author="Jeff Greenfield" w:date="2014-11-23T15:45:00Z">
            <w:r w:rsidR="00B027C0">
              <w:rPr>
                <w:rFonts w:ascii="Times New Roman" w:hAnsi="Times New Roman"/>
                <w:sz w:val="24"/>
              </w:rPr>
              <w:t>6</w:t>
            </w:r>
          </w:ins>
          <w:ins w:id="194" w:author="Unknown" w:date="2014-11-21T20:05:00Z">
            <w:del w:id="195" w:author="Jeff Greenfield" w:date="2014-11-23T15:45:00Z">
              <w:r w:rsidDel="00B027C0">
                <w:rPr>
                  <w:rFonts w:ascii="Times New Roman" w:hAnsi="Times New Roman"/>
                  <w:sz w:val="24"/>
                </w:rPr>
                <w:delText>6</w:delText>
              </w:r>
            </w:del>
          </w:ins>
        </w:p>
        <w:p w:rsidR="00606C13" w:rsidRDefault="00606C13" w:rsidP="00606C13">
          <w:pPr>
            <w:pStyle w:val="TOC3"/>
            <w:numPr>
              <w:ins w:id="196" w:author="Unknown" w:date="2014-11-21T20:06:00Z"/>
            </w:numPr>
            <w:tabs>
              <w:tab w:val="right" w:pos="8828"/>
            </w:tabs>
            <w:spacing w:line="480" w:lineRule="auto"/>
            <w:ind w:left="0" w:firstLine="720"/>
            <w:rPr>
              <w:ins w:id="197" w:author="Unknown" w:date="2014-11-21T20:06:00Z"/>
              <w:rFonts w:ascii="Times New Roman" w:hAnsi="Times New Roman"/>
              <w:sz w:val="24"/>
            </w:rPr>
          </w:pPr>
          <w:ins w:id="198" w:author="Unknown" w:date="2014-11-21T20:06:00Z">
            <w:r>
              <w:rPr>
                <w:rFonts w:ascii="Times New Roman" w:hAnsi="Times New Roman"/>
                <w:sz w:val="24"/>
              </w:rPr>
              <w:t>Schmidhuber’s Formal Theory of Fun</w:t>
            </w:r>
            <w:r>
              <w:rPr>
                <w:rFonts w:ascii="Times New Roman" w:hAnsi="Times New Roman"/>
                <w:sz w:val="24"/>
              </w:rPr>
              <w:tab/>
            </w:r>
          </w:ins>
          <w:ins w:id="199" w:author="Jeff Greenfield" w:date="2014-11-23T15:45:00Z">
            <w:r w:rsidR="00B027C0">
              <w:rPr>
                <w:rFonts w:ascii="Times New Roman" w:hAnsi="Times New Roman"/>
                <w:sz w:val="24"/>
              </w:rPr>
              <w:t>8</w:t>
            </w:r>
          </w:ins>
          <w:ins w:id="200" w:author="Unknown" w:date="2014-11-21T20:06:00Z">
            <w:del w:id="201" w:author="Jeff Greenfield" w:date="2014-11-23T15:45:00Z">
              <w:r w:rsidDel="00B027C0">
                <w:rPr>
                  <w:rFonts w:ascii="Times New Roman" w:hAnsi="Times New Roman"/>
                  <w:sz w:val="24"/>
                </w:rPr>
                <w:delText>8</w:delText>
              </w:r>
            </w:del>
          </w:ins>
        </w:p>
        <w:p w:rsidR="00B027C0" w:rsidRDefault="00B027C0" w:rsidP="00606C13">
          <w:pPr>
            <w:pStyle w:val="TOC3"/>
            <w:numPr>
              <w:ins w:id="202" w:author="Unknown" w:date="2014-11-21T20:07:00Z"/>
            </w:numPr>
            <w:tabs>
              <w:tab w:val="right" w:pos="8828"/>
            </w:tabs>
            <w:spacing w:line="480" w:lineRule="auto"/>
            <w:ind w:left="0" w:firstLine="720"/>
            <w:rPr>
              <w:ins w:id="203" w:author="Jeff Greenfield" w:date="2014-11-23T15:47:00Z"/>
              <w:rFonts w:ascii="Times New Roman" w:hAnsi="Times New Roman"/>
              <w:sz w:val="24"/>
            </w:rPr>
          </w:pPr>
          <w:ins w:id="204" w:author="Jeff Greenfield" w:date="2014-11-23T15:46:00Z">
            <w:r>
              <w:rPr>
                <w:rFonts w:ascii="Times New Roman" w:eastAsia="Times New Roman" w:hAnsi="Times New Roman" w:cs="Times New Roman"/>
                <w:sz w:val="24"/>
                <w:rPrChange w:id="205" w:author="Jeff Greenfield" w:date="2014-11-23T15:46:00Z">
                  <w:rPr>
                    <w:rFonts w:ascii="Times New Roman" w:eastAsia="Times New Roman" w:hAnsi="Times New Roman" w:cs="Times New Roman"/>
                    <w:sz w:val="24"/>
                  </w:rPr>
                </w:rPrChange>
              </w:rPr>
              <w:t>Frustration, A</w:t>
            </w:r>
            <w:r w:rsidRPr="00B027C0">
              <w:rPr>
                <w:rFonts w:ascii="Times New Roman" w:eastAsia="Times New Roman" w:hAnsi="Times New Roman" w:cs="Times New Roman"/>
                <w:sz w:val="24"/>
                <w:rPrChange w:id="206" w:author="Jeff Greenfield" w:date="2014-11-23T15:46:00Z">
                  <w:rPr>
                    <w:rFonts w:ascii="Times New Roman" w:eastAsia="Times New Roman" w:hAnsi="Times New Roman" w:cs="Times New Roman"/>
                    <w:b/>
                    <w:sz w:val="24"/>
                  </w:rPr>
                </w:rPrChange>
              </w:rPr>
              <w:t>rousal, Yerkes-Dodson, and Vygot</w:t>
            </w:r>
            <w:r>
              <w:rPr>
                <w:rFonts w:ascii="Times New Roman" w:eastAsia="Times New Roman" w:hAnsi="Times New Roman" w:cs="Times New Roman"/>
                <w:sz w:val="24"/>
                <w:rPrChange w:id="207" w:author="Jeff Greenfield" w:date="2014-11-23T15:46:00Z">
                  <w:rPr>
                    <w:rFonts w:ascii="Times New Roman" w:eastAsia="Times New Roman" w:hAnsi="Times New Roman" w:cs="Times New Roman"/>
                    <w:sz w:val="24"/>
                  </w:rPr>
                </w:rPrChange>
              </w:rPr>
              <w:t>sky’s Z</w:t>
            </w:r>
            <w:r w:rsidRPr="00B027C0">
              <w:rPr>
                <w:rFonts w:ascii="Times New Roman" w:eastAsia="Times New Roman" w:hAnsi="Times New Roman" w:cs="Times New Roman"/>
                <w:sz w:val="24"/>
                <w:rPrChange w:id="208" w:author="Jeff Greenfield" w:date="2014-11-23T15:46:00Z">
                  <w:rPr>
                    <w:rFonts w:ascii="Times New Roman" w:eastAsia="Times New Roman" w:hAnsi="Times New Roman" w:cs="Times New Roman"/>
                    <w:b/>
                    <w:sz w:val="24"/>
                  </w:rPr>
                </w:rPrChange>
              </w:rPr>
              <w:t>one o</w:t>
            </w:r>
            <w:r>
              <w:rPr>
                <w:rFonts w:ascii="Times New Roman" w:eastAsia="Times New Roman" w:hAnsi="Times New Roman" w:cs="Times New Roman"/>
                <w:sz w:val="24"/>
                <w:rPrChange w:id="209" w:author="Jeff Greenfield" w:date="2014-11-23T15:46:00Z">
                  <w:rPr>
                    <w:rFonts w:ascii="Times New Roman" w:eastAsia="Times New Roman" w:hAnsi="Times New Roman" w:cs="Times New Roman"/>
                    <w:sz w:val="24"/>
                  </w:rPr>
                </w:rPrChange>
              </w:rPr>
              <w:t>f Proximal D</w:t>
            </w:r>
            <w:r w:rsidRPr="00B027C0">
              <w:rPr>
                <w:rFonts w:ascii="Times New Roman" w:eastAsia="Times New Roman" w:hAnsi="Times New Roman" w:cs="Times New Roman"/>
                <w:sz w:val="24"/>
                <w:rPrChange w:id="210" w:author="Jeff Greenfield" w:date="2014-11-23T15:46:00Z">
                  <w:rPr>
                    <w:rFonts w:ascii="Times New Roman" w:eastAsia="Times New Roman" w:hAnsi="Times New Roman" w:cs="Times New Roman"/>
                    <w:b/>
                    <w:sz w:val="24"/>
                  </w:rPr>
                </w:rPrChange>
              </w:rPr>
              <w:t>evelopment</w:t>
            </w:r>
          </w:ins>
          <w:ins w:id="211" w:author="Unknown" w:date="2014-11-21T20:07:00Z">
            <w:del w:id="212" w:author="Jeff Greenfield" w:date="2014-11-23T15:46:00Z">
              <w:r w:rsidR="00606C13" w:rsidDel="00B027C0">
                <w:rPr>
                  <w:rFonts w:ascii="Times New Roman" w:hAnsi="Times New Roman"/>
                  <w:sz w:val="24"/>
                </w:rPr>
                <w:delText>Frustration, Arousal, and the Yerkes-Dodson Law</w:delText>
              </w:r>
            </w:del>
            <w:r w:rsidR="00606C13">
              <w:rPr>
                <w:rFonts w:ascii="Times New Roman" w:hAnsi="Times New Roman"/>
                <w:sz w:val="24"/>
              </w:rPr>
              <w:tab/>
            </w:r>
          </w:ins>
          <w:ins w:id="213" w:author="Jeff Greenfield" w:date="2014-11-23T15:46:00Z">
            <w:r>
              <w:rPr>
                <w:rFonts w:ascii="Times New Roman" w:hAnsi="Times New Roman"/>
                <w:sz w:val="24"/>
              </w:rPr>
              <w:t>10</w:t>
            </w:r>
          </w:ins>
        </w:p>
        <w:p w:rsidR="00B027C0" w:rsidRDefault="00B027C0" w:rsidP="00B027C0">
          <w:pPr>
            <w:pStyle w:val="TOC3"/>
            <w:numPr>
              <w:ins w:id="214" w:author="Jeff Greenfield" w:date="2014-11-23T15:47:00Z"/>
            </w:numPr>
            <w:tabs>
              <w:tab w:val="right" w:pos="8828"/>
            </w:tabs>
            <w:spacing w:line="480" w:lineRule="auto"/>
            <w:ind w:left="0"/>
            <w:rPr>
              <w:ins w:id="215" w:author="Jeff Greenfield" w:date="2014-11-23T15:47:00Z"/>
              <w:rFonts w:ascii="Times New Roman" w:hAnsi="Times New Roman"/>
              <w:sz w:val="24"/>
            </w:rPr>
            <w:pPrChange w:id="216" w:author="Jeff Greenfield" w:date="2014-11-23T15:47:00Z">
              <w:pPr>
                <w:pStyle w:val="TOC3"/>
                <w:tabs>
                  <w:tab w:val="right" w:pos="8828"/>
                </w:tabs>
                <w:spacing w:line="480" w:lineRule="auto"/>
                <w:ind w:left="0" w:firstLine="720"/>
              </w:pPr>
            </w:pPrChange>
          </w:pPr>
          <w:ins w:id="217" w:author="Jeff Greenfield" w:date="2014-11-23T15:47:00Z">
            <w:r>
              <w:rPr>
                <w:rFonts w:ascii="Times New Roman" w:hAnsi="Times New Roman"/>
                <w:sz w:val="24"/>
              </w:rPr>
              <w:t>Possible Confounds</w:t>
            </w:r>
            <w:r>
              <w:rPr>
                <w:rFonts w:ascii="Times New Roman" w:hAnsi="Times New Roman"/>
                <w:sz w:val="24"/>
              </w:rPr>
              <w:tab/>
              <w:t>12</w:t>
            </w:r>
          </w:ins>
        </w:p>
        <w:p w:rsidR="00B027C0" w:rsidRDefault="00B027C0" w:rsidP="00606C13">
          <w:pPr>
            <w:pStyle w:val="TOC3"/>
            <w:numPr>
              <w:ins w:id="218" w:author="Jeff Greenfield" w:date="2014-11-23T15:47:00Z"/>
            </w:numPr>
            <w:tabs>
              <w:tab w:val="right" w:pos="8828"/>
            </w:tabs>
            <w:spacing w:line="480" w:lineRule="auto"/>
            <w:ind w:left="0" w:firstLine="720"/>
            <w:rPr>
              <w:ins w:id="219" w:author="Jeff Greenfield" w:date="2014-11-23T15:47:00Z"/>
              <w:rFonts w:ascii="Times New Roman" w:hAnsi="Times New Roman"/>
              <w:sz w:val="24"/>
            </w:rPr>
          </w:pPr>
          <w:ins w:id="220" w:author="Jeff Greenfield" w:date="2014-11-23T15:47:00Z">
            <w:r>
              <w:rPr>
                <w:rFonts w:ascii="Times New Roman" w:hAnsi="Times New Roman"/>
                <w:sz w:val="24"/>
              </w:rPr>
              <w:t>Demographics</w:t>
            </w:r>
            <w:r>
              <w:rPr>
                <w:rFonts w:ascii="Times New Roman" w:hAnsi="Times New Roman"/>
                <w:sz w:val="24"/>
              </w:rPr>
              <w:tab/>
              <w:t>12</w:t>
            </w:r>
          </w:ins>
        </w:p>
        <w:p w:rsidR="00B027C0" w:rsidRDefault="00B027C0" w:rsidP="00606C13">
          <w:pPr>
            <w:pStyle w:val="TOC3"/>
            <w:numPr>
              <w:ins w:id="221" w:author="Jeff Greenfield" w:date="2014-11-23T15:48:00Z"/>
            </w:numPr>
            <w:tabs>
              <w:tab w:val="right" w:pos="8828"/>
            </w:tabs>
            <w:spacing w:line="480" w:lineRule="auto"/>
            <w:ind w:left="0" w:firstLine="720"/>
            <w:rPr>
              <w:ins w:id="222" w:author="Jeff Greenfield" w:date="2014-11-23T15:48:00Z"/>
              <w:rFonts w:ascii="Times New Roman" w:hAnsi="Times New Roman"/>
              <w:sz w:val="24"/>
            </w:rPr>
          </w:pPr>
          <w:ins w:id="223" w:author="Jeff Greenfield" w:date="2014-11-23T15:48:00Z">
            <w:r>
              <w:rPr>
                <w:rFonts w:ascii="Times New Roman" w:hAnsi="Times New Roman"/>
                <w:sz w:val="24"/>
              </w:rPr>
              <w:t>Neuroticism</w:t>
            </w:r>
            <w:r>
              <w:rPr>
                <w:rFonts w:ascii="Times New Roman" w:hAnsi="Times New Roman"/>
                <w:sz w:val="24"/>
              </w:rPr>
              <w:tab/>
              <w:t>12</w:t>
            </w:r>
          </w:ins>
        </w:p>
        <w:p w:rsidR="00606C13" w:rsidRDefault="00B027C0" w:rsidP="00606C13">
          <w:pPr>
            <w:pStyle w:val="TOC3"/>
            <w:numPr>
              <w:ins w:id="224" w:author="Jeff Greenfield" w:date="2014-11-23T15:48:00Z"/>
            </w:numPr>
            <w:tabs>
              <w:tab w:val="right" w:pos="8828"/>
            </w:tabs>
            <w:spacing w:line="480" w:lineRule="auto"/>
            <w:ind w:left="0" w:firstLine="720"/>
            <w:rPr>
              <w:ins w:id="225" w:author="Unknown" w:date="2014-11-21T20:08:00Z"/>
              <w:rFonts w:ascii="Times New Roman" w:hAnsi="Times New Roman"/>
              <w:sz w:val="24"/>
            </w:rPr>
          </w:pPr>
          <w:ins w:id="226" w:author="Jeff Greenfield" w:date="2014-11-23T15:48:00Z">
            <w:r>
              <w:rPr>
                <w:rFonts w:ascii="Times New Roman" w:hAnsi="Times New Roman"/>
                <w:sz w:val="24"/>
              </w:rPr>
              <w:t>Learning Modalities</w:t>
            </w:r>
            <w:r>
              <w:rPr>
                <w:rFonts w:ascii="Times New Roman" w:hAnsi="Times New Roman"/>
                <w:sz w:val="24"/>
              </w:rPr>
              <w:tab/>
              <w:t>13</w:t>
            </w:r>
          </w:ins>
          <w:ins w:id="227" w:author="Unknown" w:date="2014-11-21T20:07:00Z">
            <w:del w:id="228" w:author="Jeff Greenfield" w:date="2014-11-23T15:46:00Z">
              <w:r w:rsidR="00606C13" w:rsidDel="00B027C0">
                <w:rPr>
                  <w:rFonts w:ascii="Times New Roman" w:hAnsi="Times New Roman"/>
                  <w:sz w:val="24"/>
                </w:rPr>
                <w:delText>10</w:delText>
              </w:r>
            </w:del>
          </w:ins>
        </w:p>
        <w:p w:rsidR="00B027C0" w:rsidRDefault="00606C13" w:rsidP="00606C13">
          <w:pPr>
            <w:pStyle w:val="TOC3"/>
            <w:numPr>
              <w:ins w:id="229" w:author="Jeff Greenfield" w:date="2014-11-23T15:49:00Z"/>
            </w:numPr>
            <w:tabs>
              <w:tab w:val="right" w:pos="8828"/>
            </w:tabs>
            <w:spacing w:line="480" w:lineRule="auto"/>
            <w:ind w:left="0"/>
            <w:rPr>
              <w:ins w:id="230" w:author="Jeff Greenfield" w:date="2014-11-23T15:49:00Z"/>
              <w:rFonts w:ascii="Times New Roman" w:hAnsi="Times New Roman"/>
              <w:sz w:val="24"/>
            </w:rPr>
          </w:pPr>
          <w:ins w:id="231" w:author="Unknown" w:date="2014-11-21T20:08:00Z">
            <w:del w:id="232" w:author="Jeff Greenfield" w:date="2014-11-23T15:48:00Z">
              <w:r w:rsidDel="00B027C0">
                <w:rPr>
                  <w:rFonts w:ascii="Times New Roman" w:hAnsi="Times New Roman"/>
                  <w:sz w:val="24"/>
                </w:rPr>
                <w:delText>Hypotheses</w:delText>
              </w:r>
            </w:del>
          </w:ins>
          <w:ins w:id="233" w:author="Jeff Greenfield" w:date="2014-11-23T15:48:00Z">
            <w:r w:rsidR="00B027C0">
              <w:rPr>
                <w:rFonts w:ascii="Times New Roman" w:hAnsi="Times New Roman"/>
                <w:sz w:val="24"/>
              </w:rPr>
              <w:t>Research Aims and Hypotheses</w:t>
            </w:r>
          </w:ins>
          <w:ins w:id="234" w:author="Unknown" w:date="2014-11-21T20:08:00Z">
            <w:r>
              <w:rPr>
                <w:rFonts w:ascii="Times New Roman" w:hAnsi="Times New Roman"/>
                <w:sz w:val="24"/>
              </w:rPr>
              <w:tab/>
              <w:t>1</w:t>
            </w:r>
          </w:ins>
          <w:ins w:id="235" w:author="Jeff Greenfield" w:date="2014-11-23T15:48:00Z">
            <w:r w:rsidR="00B027C0">
              <w:rPr>
                <w:rFonts w:ascii="Times New Roman" w:hAnsi="Times New Roman"/>
                <w:sz w:val="24"/>
              </w:rPr>
              <w:t>3</w:t>
            </w:r>
          </w:ins>
        </w:p>
        <w:p w:rsidR="00B027C0" w:rsidRDefault="00B027C0" w:rsidP="00B027C0">
          <w:pPr>
            <w:pStyle w:val="TOC3"/>
            <w:numPr>
              <w:ins w:id="236" w:author="Jeff Greenfield" w:date="2014-11-23T15:49:00Z"/>
            </w:numPr>
            <w:tabs>
              <w:tab w:val="right" w:pos="8828"/>
            </w:tabs>
            <w:spacing w:line="480" w:lineRule="auto"/>
            <w:ind w:left="0" w:firstLine="720"/>
            <w:rPr>
              <w:ins w:id="237" w:author="Jeff Greenfield" w:date="2014-11-23T15:50:00Z"/>
              <w:rFonts w:ascii="Times New Roman" w:hAnsi="Times New Roman"/>
              <w:sz w:val="24"/>
            </w:rPr>
          </w:pPr>
          <w:ins w:id="238" w:author="Jeff Greenfield" w:date="2014-11-23T15:49:00Z">
            <w:r>
              <w:rPr>
                <w:rFonts w:ascii="Times New Roman" w:hAnsi="Times New Roman"/>
                <w:sz w:val="24"/>
              </w:rPr>
              <w:t>Hypotheses Pertaining to Demographics</w:t>
            </w:r>
          </w:ins>
          <w:ins w:id="239" w:author="Jeff Greenfield" w:date="2014-11-23T15:50:00Z">
            <w:r>
              <w:rPr>
                <w:rFonts w:ascii="Times New Roman" w:hAnsi="Times New Roman"/>
                <w:sz w:val="24"/>
              </w:rPr>
              <w:tab/>
              <w:t>14</w:t>
            </w:r>
          </w:ins>
        </w:p>
        <w:p w:rsidR="00B027C0" w:rsidRDefault="00B027C0" w:rsidP="00B027C0">
          <w:pPr>
            <w:pStyle w:val="TOC3"/>
            <w:numPr>
              <w:ins w:id="240" w:author="Jeff Greenfield" w:date="2014-11-23T15:50:00Z"/>
            </w:numPr>
            <w:tabs>
              <w:tab w:val="right" w:pos="8828"/>
            </w:tabs>
            <w:spacing w:line="480" w:lineRule="auto"/>
            <w:ind w:left="0" w:firstLine="720"/>
            <w:rPr>
              <w:ins w:id="241" w:author="Jeff Greenfield" w:date="2014-11-23T15:50:00Z"/>
              <w:rFonts w:ascii="Times New Roman" w:hAnsi="Times New Roman"/>
              <w:sz w:val="24"/>
            </w:rPr>
          </w:pPr>
          <w:ins w:id="242" w:author="Jeff Greenfield" w:date="2014-11-23T15:50:00Z">
            <w:r>
              <w:rPr>
                <w:rFonts w:ascii="Times New Roman" w:hAnsi="Times New Roman"/>
                <w:sz w:val="24"/>
              </w:rPr>
              <w:t>Hypotheses Pertaining to Neuroticism</w:t>
            </w:r>
            <w:r>
              <w:rPr>
                <w:rFonts w:ascii="Times New Roman" w:hAnsi="Times New Roman"/>
                <w:sz w:val="24"/>
              </w:rPr>
              <w:tab/>
              <w:t>15</w:t>
            </w:r>
          </w:ins>
        </w:p>
        <w:p w:rsidR="00B027C0" w:rsidRDefault="00B027C0" w:rsidP="00B027C0">
          <w:pPr>
            <w:pStyle w:val="TOC3"/>
            <w:numPr>
              <w:ins w:id="243" w:author="Jeff Greenfield" w:date="2014-11-23T15:50:00Z"/>
            </w:numPr>
            <w:tabs>
              <w:tab w:val="right" w:pos="8828"/>
            </w:tabs>
            <w:spacing w:line="480" w:lineRule="auto"/>
            <w:ind w:left="0" w:firstLine="720"/>
            <w:rPr>
              <w:ins w:id="244" w:author="Jeff Greenfield" w:date="2014-11-23T15:50:00Z"/>
              <w:rFonts w:ascii="Times New Roman" w:hAnsi="Times New Roman"/>
              <w:sz w:val="24"/>
            </w:rPr>
          </w:pPr>
          <w:ins w:id="245" w:author="Jeff Greenfield" w:date="2014-11-23T15:50:00Z">
            <w:r>
              <w:rPr>
                <w:rFonts w:ascii="Times New Roman" w:hAnsi="Times New Roman"/>
                <w:sz w:val="24"/>
              </w:rPr>
              <w:t>Hypotheses Pertaining to Learning Modalities</w:t>
            </w:r>
            <w:r>
              <w:rPr>
                <w:rFonts w:ascii="Times New Roman" w:hAnsi="Times New Roman"/>
                <w:sz w:val="24"/>
              </w:rPr>
              <w:tab/>
              <w:t>15</w:t>
            </w:r>
          </w:ins>
        </w:p>
        <w:p w:rsidR="00606C13" w:rsidRDefault="00B027C0" w:rsidP="00B027C0">
          <w:pPr>
            <w:pStyle w:val="TOC3"/>
            <w:numPr>
              <w:ins w:id="246" w:author="Jeff Greenfield" w:date="2014-11-23T15:50:00Z"/>
            </w:numPr>
            <w:tabs>
              <w:tab w:val="right" w:pos="8828"/>
            </w:tabs>
            <w:spacing w:line="480" w:lineRule="auto"/>
            <w:ind w:left="0" w:firstLine="720"/>
            <w:rPr>
              <w:ins w:id="247" w:author="Unknown" w:date="2014-11-21T20:08:00Z"/>
              <w:rFonts w:ascii="Times New Roman" w:hAnsi="Times New Roman"/>
              <w:sz w:val="24"/>
            </w:rPr>
            <w:pPrChange w:id="248" w:author="Jeff Greenfield" w:date="2014-11-23T15:49:00Z">
              <w:pPr>
                <w:pStyle w:val="TOC3"/>
                <w:tabs>
                  <w:tab w:val="right" w:pos="8828"/>
                </w:tabs>
                <w:spacing w:line="480" w:lineRule="auto"/>
                <w:ind w:left="0"/>
              </w:pPr>
            </w:pPrChange>
          </w:pPr>
          <w:ins w:id="249" w:author="Jeff Greenfield" w:date="2014-11-23T15:50:00Z">
            <w:r>
              <w:rPr>
                <w:rFonts w:ascii="Times New Roman" w:hAnsi="Times New Roman"/>
                <w:sz w:val="24"/>
              </w:rPr>
              <w:t>Hypotheses Pertaining to Overall Data</w:t>
            </w:r>
            <w:r>
              <w:rPr>
                <w:rFonts w:ascii="Times New Roman" w:hAnsi="Times New Roman"/>
                <w:sz w:val="24"/>
              </w:rPr>
              <w:tab/>
              <w:t>16</w:t>
            </w:r>
          </w:ins>
          <w:ins w:id="250" w:author="Unknown" w:date="2014-11-21T20:08:00Z">
            <w:del w:id="251" w:author="Jeff Greenfield" w:date="2014-11-23T15:48:00Z">
              <w:r w:rsidR="00606C13" w:rsidDel="00B027C0">
                <w:rPr>
                  <w:rFonts w:ascii="Times New Roman" w:hAnsi="Times New Roman"/>
                  <w:sz w:val="24"/>
                </w:rPr>
                <w:delText>1</w:delText>
              </w:r>
            </w:del>
          </w:ins>
        </w:p>
        <w:p w:rsidR="00606C13" w:rsidRDefault="00606C13" w:rsidP="00606C13">
          <w:pPr>
            <w:pStyle w:val="TOC3"/>
            <w:numPr>
              <w:ins w:id="252" w:author="Unknown" w:date="2014-11-21T20:08:00Z"/>
            </w:numPr>
            <w:tabs>
              <w:tab w:val="right" w:pos="8828"/>
            </w:tabs>
            <w:spacing w:line="480" w:lineRule="auto"/>
            <w:ind w:left="0"/>
            <w:rPr>
              <w:ins w:id="253" w:author="Unknown" w:date="2014-11-21T20:08:00Z"/>
              <w:rFonts w:ascii="Times New Roman" w:hAnsi="Times New Roman"/>
              <w:sz w:val="24"/>
            </w:rPr>
          </w:pPr>
          <w:ins w:id="254" w:author="Unknown" w:date="2014-11-21T20:08:00Z">
            <w:r>
              <w:rPr>
                <w:rFonts w:ascii="Times New Roman" w:hAnsi="Times New Roman"/>
                <w:sz w:val="24"/>
              </w:rPr>
              <w:t>Method</w:t>
            </w:r>
            <w:r>
              <w:rPr>
                <w:rFonts w:ascii="Times New Roman" w:hAnsi="Times New Roman"/>
                <w:sz w:val="24"/>
              </w:rPr>
              <w:tab/>
            </w:r>
            <w:del w:id="255" w:author="Jeff Greenfield" w:date="2014-11-23T15:53:00Z">
              <w:r w:rsidDel="00B027C0">
                <w:rPr>
                  <w:rFonts w:ascii="Times New Roman" w:hAnsi="Times New Roman"/>
                  <w:sz w:val="24"/>
                </w:rPr>
                <w:delText>1</w:delText>
              </w:r>
            </w:del>
          </w:ins>
          <w:ins w:id="256" w:author="Jeff Greenfield" w:date="2014-11-23T15:53:00Z">
            <w:r w:rsidR="00B027C0">
              <w:rPr>
                <w:rFonts w:ascii="Times New Roman" w:hAnsi="Times New Roman"/>
                <w:sz w:val="24"/>
              </w:rPr>
              <w:t>16</w:t>
            </w:r>
          </w:ins>
          <w:ins w:id="257" w:author="Unknown" w:date="2014-11-21T20:08:00Z">
            <w:del w:id="258" w:author="Jeff Greenfield" w:date="2014-11-23T15:52:00Z">
              <w:r w:rsidDel="00B027C0">
                <w:rPr>
                  <w:rFonts w:ascii="Times New Roman" w:hAnsi="Times New Roman"/>
                  <w:sz w:val="24"/>
                </w:rPr>
                <w:delText>3</w:delText>
              </w:r>
            </w:del>
          </w:ins>
        </w:p>
        <w:p w:rsidR="00606C13" w:rsidRDefault="00606C13" w:rsidP="00606C13">
          <w:pPr>
            <w:pStyle w:val="TOC3"/>
            <w:numPr>
              <w:ins w:id="259" w:author="Unknown" w:date="2014-11-21T20:08:00Z"/>
            </w:numPr>
            <w:tabs>
              <w:tab w:val="right" w:pos="8828"/>
            </w:tabs>
            <w:spacing w:line="480" w:lineRule="auto"/>
            <w:ind w:left="720"/>
            <w:rPr>
              <w:ins w:id="260" w:author="Unknown" w:date="2014-11-21T20:10:00Z"/>
              <w:rFonts w:ascii="Times New Roman" w:hAnsi="Times New Roman"/>
              <w:sz w:val="24"/>
            </w:rPr>
          </w:pPr>
          <w:ins w:id="261" w:author="Unknown" w:date="2014-11-21T20:09:00Z">
            <w:r>
              <w:rPr>
                <w:rFonts w:ascii="Times New Roman" w:hAnsi="Times New Roman"/>
                <w:sz w:val="24"/>
              </w:rPr>
              <w:t>Participants and Design</w:t>
            </w:r>
            <w:r>
              <w:rPr>
                <w:rFonts w:ascii="Times New Roman" w:hAnsi="Times New Roman"/>
                <w:sz w:val="24"/>
              </w:rPr>
              <w:tab/>
            </w:r>
            <w:del w:id="262" w:author="Jeff Greenfield" w:date="2014-11-23T15:53:00Z">
              <w:r w:rsidDel="00B027C0">
                <w:rPr>
                  <w:rFonts w:ascii="Times New Roman" w:hAnsi="Times New Roman"/>
                  <w:sz w:val="24"/>
                </w:rPr>
                <w:delText>13</w:delText>
              </w:r>
            </w:del>
          </w:ins>
          <w:ins w:id="263" w:author="Jeff Greenfield" w:date="2014-11-23T15:53:00Z">
            <w:r w:rsidR="00B027C0">
              <w:rPr>
                <w:rFonts w:ascii="Times New Roman" w:hAnsi="Times New Roman"/>
                <w:sz w:val="24"/>
              </w:rPr>
              <w:t>16</w:t>
            </w:r>
          </w:ins>
        </w:p>
        <w:p w:rsidR="00606C13" w:rsidRDefault="00606C13" w:rsidP="00606C13">
          <w:pPr>
            <w:pStyle w:val="TOC3"/>
            <w:numPr>
              <w:ins w:id="264" w:author="Unknown" w:date="2014-11-21T20:10:00Z"/>
            </w:numPr>
            <w:tabs>
              <w:tab w:val="right" w:pos="8828"/>
            </w:tabs>
            <w:spacing w:line="480" w:lineRule="auto"/>
            <w:ind w:left="720"/>
            <w:rPr>
              <w:ins w:id="265" w:author="Unknown" w:date="2014-11-21T20:10:00Z"/>
              <w:rFonts w:ascii="Times New Roman" w:hAnsi="Times New Roman"/>
              <w:sz w:val="24"/>
            </w:rPr>
          </w:pPr>
          <w:ins w:id="266" w:author="Unknown" w:date="2014-11-21T20:10:00Z">
            <w:r>
              <w:rPr>
                <w:rFonts w:ascii="Times New Roman" w:hAnsi="Times New Roman"/>
                <w:sz w:val="24"/>
              </w:rPr>
              <w:t>Materials and Apparatus</w:t>
            </w:r>
            <w:r>
              <w:rPr>
                <w:rFonts w:ascii="Times New Roman" w:hAnsi="Times New Roman"/>
                <w:sz w:val="24"/>
              </w:rPr>
              <w:tab/>
            </w:r>
            <w:del w:id="267" w:author="Jeff Greenfield" w:date="2014-11-23T15:53:00Z">
              <w:r w:rsidDel="00B027C0">
                <w:rPr>
                  <w:rFonts w:ascii="Times New Roman" w:hAnsi="Times New Roman"/>
                  <w:sz w:val="24"/>
                </w:rPr>
                <w:delText>15</w:delText>
              </w:r>
            </w:del>
          </w:ins>
          <w:ins w:id="268" w:author="Jeff Greenfield" w:date="2014-11-23T15:53:00Z">
            <w:r w:rsidR="00B027C0">
              <w:rPr>
                <w:rFonts w:ascii="Times New Roman" w:hAnsi="Times New Roman"/>
                <w:sz w:val="24"/>
              </w:rPr>
              <w:t>18</w:t>
            </w:r>
          </w:ins>
        </w:p>
        <w:p w:rsidR="00606C13" w:rsidRDefault="00606C13" w:rsidP="00606C13">
          <w:pPr>
            <w:pStyle w:val="TOC3"/>
            <w:numPr>
              <w:ins w:id="269" w:author="Unknown" w:date="2014-11-21T20:10:00Z"/>
            </w:numPr>
            <w:tabs>
              <w:tab w:val="right" w:pos="8828"/>
            </w:tabs>
            <w:spacing w:line="480" w:lineRule="auto"/>
            <w:ind w:left="720"/>
            <w:rPr>
              <w:ins w:id="270" w:author="Unknown" w:date="2014-11-21T20:11:00Z"/>
              <w:rFonts w:ascii="Times New Roman" w:hAnsi="Times New Roman"/>
              <w:sz w:val="24"/>
            </w:rPr>
          </w:pPr>
          <w:ins w:id="271" w:author="Unknown" w:date="2014-11-21T20:10:00Z">
            <w:r>
              <w:rPr>
                <w:rFonts w:ascii="Times New Roman" w:hAnsi="Times New Roman"/>
                <w:sz w:val="24"/>
              </w:rPr>
              <w:t>Procedure</w:t>
            </w:r>
            <w:r>
              <w:rPr>
                <w:rFonts w:ascii="Times New Roman" w:hAnsi="Times New Roman"/>
                <w:sz w:val="24"/>
              </w:rPr>
              <w:tab/>
            </w:r>
            <w:del w:id="272" w:author="Jeff Greenfield" w:date="2014-11-23T15:53:00Z">
              <w:r w:rsidDel="00B027C0">
                <w:rPr>
                  <w:rFonts w:ascii="Times New Roman" w:hAnsi="Times New Roman"/>
                  <w:sz w:val="24"/>
                </w:rPr>
                <w:delText>17</w:delText>
              </w:r>
            </w:del>
          </w:ins>
          <w:ins w:id="273" w:author="Jeff Greenfield" w:date="2014-11-23T15:53:00Z">
            <w:r w:rsidR="00B027C0">
              <w:rPr>
                <w:rFonts w:ascii="Times New Roman" w:hAnsi="Times New Roman"/>
                <w:sz w:val="24"/>
              </w:rPr>
              <w:t>20</w:t>
            </w:r>
          </w:ins>
        </w:p>
        <w:p w:rsidR="00606C13" w:rsidRDefault="00606C13" w:rsidP="00606C13">
          <w:pPr>
            <w:pStyle w:val="TOC3"/>
            <w:numPr>
              <w:ins w:id="274" w:author="Unknown" w:date="2014-11-21T20:11:00Z"/>
            </w:numPr>
            <w:tabs>
              <w:tab w:val="right" w:pos="8828"/>
            </w:tabs>
            <w:spacing w:line="480" w:lineRule="auto"/>
            <w:ind w:left="0"/>
            <w:rPr>
              <w:ins w:id="275" w:author="Unknown" w:date="2014-11-21T20:11:00Z"/>
              <w:rFonts w:ascii="Times New Roman" w:hAnsi="Times New Roman"/>
              <w:sz w:val="24"/>
            </w:rPr>
          </w:pPr>
          <w:ins w:id="276" w:author="Unknown" w:date="2014-11-21T20:11:00Z">
            <w:r>
              <w:rPr>
                <w:rFonts w:ascii="Times New Roman" w:hAnsi="Times New Roman"/>
                <w:sz w:val="24"/>
              </w:rPr>
              <w:t>Analysis</w:t>
            </w:r>
            <w:r>
              <w:rPr>
                <w:rFonts w:ascii="Times New Roman" w:hAnsi="Times New Roman"/>
                <w:sz w:val="24"/>
              </w:rPr>
              <w:tab/>
            </w:r>
          </w:ins>
          <w:ins w:id="277" w:author="Jeff Greenfield" w:date="2014-11-23T15:54:00Z">
            <w:r w:rsidR="00B027C0">
              <w:rPr>
                <w:rFonts w:ascii="Times New Roman" w:hAnsi="Times New Roman"/>
                <w:sz w:val="24"/>
              </w:rPr>
              <w:t>23</w:t>
            </w:r>
          </w:ins>
          <w:ins w:id="278" w:author="Unknown" w:date="2014-11-21T20:11:00Z">
            <w:del w:id="279" w:author="Jeff Greenfield" w:date="2014-11-23T15:54:00Z">
              <w:r w:rsidDel="00B027C0">
                <w:rPr>
                  <w:rFonts w:ascii="Times New Roman" w:hAnsi="Times New Roman"/>
                  <w:sz w:val="24"/>
                </w:rPr>
                <w:delText>19</w:delText>
              </w:r>
            </w:del>
          </w:ins>
        </w:p>
        <w:p w:rsidR="00606C13" w:rsidRDefault="00606C13" w:rsidP="00606C13">
          <w:pPr>
            <w:pStyle w:val="TOC3"/>
            <w:numPr>
              <w:ins w:id="280" w:author="Unknown"/>
            </w:numPr>
            <w:tabs>
              <w:tab w:val="right" w:pos="8828"/>
            </w:tabs>
            <w:spacing w:line="480" w:lineRule="auto"/>
            <w:ind w:left="0"/>
            <w:rPr>
              <w:ins w:id="281" w:author="Unknown" w:date="2014-11-21T20:12:00Z"/>
              <w:rFonts w:ascii="Times New Roman" w:hAnsi="Times New Roman"/>
              <w:sz w:val="24"/>
            </w:rPr>
          </w:pPr>
          <w:ins w:id="282" w:author="Unknown" w:date="2014-11-21T20:11:00Z">
            <w:r>
              <w:rPr>
                <w:rFonts w:ascii="Times New Roman" w:hAnsi="Times New Roman"/>
                <w:sz w:val="24"/>
              </w:rPr>
              <w:t>Discussion</w:t>
            </w:r>
            <w:r>
              <w:rPr>
                <w:rFonts w:ascii="Times New Roman" w:hAnsi="Times New Roman"/>
                <w:sz w:val="24"/>
              </w:rPr>
              <w:tab/>
              <w:t>2</w:t>
            </w:r>
          </w:ins>
          <w:ins w:id="283" w:author="Jeff Greenfield" w:date="2014-11-23T15:54:00Z">
            <w:r w:rsidR="00B027C0">
              <w:rPr>
                <w:rFonts w:ascii="Times New Roman" w:hAnsi="Times New Roman"/>
                <w:sz w:val="24"/>
              </w:rPr>
              <w:t>6</w:t>
            </w:r>
          </w:ins>
          <w:ins w:id="284" w:author="Unknown" w:date="2014-11-21T20:11:00Z">
            <w:del w:id="285" w:author="Jeff Greenfield" w:date="2014-11-23T15:54:00Z">
              <w:r w:rsidDel="00B027C0">
                <w:rPr>
                  <w:rFonts w:ascii="Times New Roman" w:hAnsi="Times New Roman"/>
                  <w:sz w:val="24"/>
                </w:rPr>
                <w:delText>2</w:delText>
              </w:r>
            </w:del>
          </w:ins>
        </w:p>
        <w:p w:rsidR="00606C13" w:rsidRDefault="00606C13" w:rsidP="00606C13">
          <w:pPr>
            <w:pStyle w:val="TOC3"/>
            <w:numPr>
              <w:ins w:id="286" w:author="Unknown" w:date="2014-11-21T20:12:00Z"/>
            </w:numPr>
            <w:tabs>
              <w:tab w:val="right" w:pos="8828"/>
            </w:tabs>
            <w:spacing w:line="480" w:lineRule="auto"/>
            <w:ind w:left="0"/>
            <w:rPr>
              <w:ins w:id="287" w:author="Unknown" w:date="2014-11-21T20:12:00Z"/>
              <w:rFonts w:ascii="Times New Roman" w:hAnsi="Times New Roman"/>
              <w:sz w:val="24"/>
            </w:rPr>
          </w:pPr>
          <w:ins w:id="288" w:author="Unknown" w:date="2014-11-21T20:12:00Z">
            <w:r>
              <w:rPr>
                <w:rFonts w:ascii="Times New Roman" w:hAnsi="Times New Roman"/>
                <w:sz w:val="24"/>
              </w:rPr>
              <w:t>References</w:t>
            </w:r>
            <w:r>
              <w:rPr>
                <w:rFonts w:ascii="Times New Roman" w:hAnsi="Times New Roman"/>
                <w:sz w:val="24"/>
              </w:rPr>
              <w:tab/>
              <w:t>2</w:t>
            </w:r>
          </w:ins>
          <w:ins w:id="289" w:author="Jeff Greenfield" w:date="2014-11-23T15:54:00Z">
            <w:r w:rsidR="00B027C0">
              <w:rPr>
                <w:rFonts w:ascii="Times New Roman" w:hAnsi="Times New Roman"/>
                <w:sz w:val="24"/>
              </w:rPr>
              <w:t>9</w:t>
            </w:r>
          </w:ins>
          <w:ins w:id="290" w:author="Unknown" w:date="2014-11-21T20:12:00Z">
            <w:del w:id="291" w:author="Jeff Greenfield" w:date="2014-11-23T15:54:00Z">
              <w:r w:rsidDel="00B027C0">
                <w:rPr>
                  <w:rFonts w:ascii="Times New Roman" w:hAnsi="Times New Roman"/>
                  <w:sz w:val="24"/>
                </w:rPr>
                <w:delText>6</w:delText>
              </w:r>
            </w:del>
          </w:ins>
        </w:p>
        <w:p w:rsidR="00606C13" w:rsidRDefault="00606C13" w:rsidP="00606C13">
          <w:pPr>
            <w:pStyle w:val="TOC3"/>
            <w:numPr>
              <w:ins w:id="292" w:author="Unknown" w:date="2014-11-21T20:12:00Z"/>
            </w:numPr>
            <w:tabs>
              <w:tab w:val="right" w:pos="8828"/>
            </w:tabs>
            <w:spacing w:line="480" w:lineRule="auto"/>
            <w:ind w:left="0"/>
            <w:rPr>
              <w:ins w:id="293" w:author="Unknown" w:date="2014-11-21T20:12:00Z"/>
              <w:rFonts w:ascii="Times New Roman" w:hAnsi="Times New Roman"/>
              <w:sz w:val="24"/>
            </w:rPr>
          </w:pPr>
          <w:ins w:id="294" w:author="Unknown" w:date="2014-11-21T20:12:00Z">
            <w:r>
              <w:rPr>
                <w:rFonts w:ascii="Times New Roman" w:hAnsi="Times New Roman"/>
                <w:sz w:val="24"/>
              </w:rPr>
              <w:t>Figure captions?</w:t>
            </w:r>
          </w:ins>
        </w:p>
        <w:p w:rsidR="0050710C" w:rsidRDefault="00606C13">
          <w:pPr>
            <w:pStyle w:val="TOC3"/>
            <w:numPr>
              <w:ins w:id="295" w:author="Unknown" w:date="2014-11-21T20:13:00Z"/>
            </w:numPr>
            <w:tabs>
              <w:tab w:val="right" w:pos="8828"/>
            </w:tabs>
            <w:spacing w:line="480" w:lineRule="auto"/>
            <w:ind w:left="0"/>
            <w:rPr>
              <w:ins w:id="296" w:author="Unknown" w:date="2014-11-21T20:12:00Z"/>
            </w:rPr>
            <w:pPrChange w:id="297" w:author="Unknown" w:date="2014-11-21T20:12:00Z">
              <w:pPr/>
            </w:pPrChange>
          </w:pPr>
          <w:ins w:id="298" w:author="Unknown" w:date="2014-11-21T20:13:00Z">
            <w:r>
              <w:rPr>
                <w:rFonts w:ascii="Times New Roman" w:hAnsi="Times New Roman"/>
                <w:sz w:val="24"/>
              </w:rPr>
              <w:t>Appendix captions?</w:t>
            </w:r>
          </w:ins>
          <w:ins w:id="299" w:author="Unknown" w:date="2014-11-21T19:58:00Z">
            <w:del w:id="300" w:author="Unknown" w:date="2014-11-21T20:05:00Z">
              <w:r w:rsidR="00BD4038" w:rsidRPr="00BD4038">
                <w:rPr>
                  <w:rFonts w:ascii="Times New Roman" w:hAnsi="Times New Roman"/>
                  <w:sz w:val="24"/>
                  <w:rPrChange w:id="301" w:author="Unknown" w:date="2014-11-21T20:02:00Z">
                    <w:rPr/>
                  </w:rPrChange>
                </w:rPr>
                <w:delText>3</w:delText>
              </w:r>
            </w:del>
          </w:ins>
        </w:p>
        <w:p w:rsidR="0050710C" w:rsidRDefault="00BD4038">
          <w:pPr>
            <w:pStyle w:val="TOC3"/>
            <w:numPr>
              <w:ins w:id="302" w:author="Unknown" w:date="2014-11-21T20:02:00Z"/>
            </w:numPr>
            <w:tabs>
              <w:tab w:val="right" w:pos="8828"/>
            </w:tabs>
            <w:spacing w:line="480" w:lineRule="auto"/>
            <w:ind w:left="0"/>
            <w:rPr>
              <w:ins w:id="303" w:author="Unknown" w:date="2014-11-21T19:58:00Z"/>
              <w:del w:id="304" w:author="Unknown" w:date="2014-11-21T20:12:00Z"/>
              <w:rFonts w:ascii="Times New Roman" w:hAnsi="Times New Roman"/>
              <w:noProof/>
              <w:sz w:val="24"/>
              <w:rPrChange w:id="305" w:author="Unknown" w:date="2014-11-21T20:02:00Z">
                <w:rPr>
                  <w:ins w:id="306" w:author="Unknown" w:date="2014-11-21T19:58:00Z"/>
                  <w:del w:id="307" w:author="Unknown" w:date="2014-11-21T20:12:00Z"/>
                  <w:noProof/>
                </w:rPr>
              </w:rPrChange>
            </w:rPr>
            <w:pPrChange w:id="308" w:author="Unknown" w:date="2014-11-21T20:02:00Z">
              <w:pPr>
                <w:pStyle w:val="TOC1"/>
              </w:pPr>
            </w:pPrChange>
          </w:pPr>
          <w:ins w:id="309" w:author="Unknown" w:date="2014-11-21T19:58:00Z">
            <w:del w:id="310" w:author="Unknown" w:date="2014-11-21T20:12:00Z">
              <w:r w:rsidRPr="00BD4038">
                <w:rPr>
                  <w:rFonts w:ascii="Times New Roman" w:hAnsi="Times New Roman"/>
                  <w:noProof/>
                  <w:sz w:val="24"/>
                  <w:rPrChange w:id="311" w:author="Unknown" w:date="2014-11-21T20:02:00Z">
                    <w:rPr>
                      <w:noProof/>
                    </w:rPr>
                  </w:rPrChange>
                </w:rPr>
                <w:tab/>
              </w:r>
              <w:r w:rsidRPr="00BD4038">
                <w:rPr>
                  <w:rFonts w:ascii="Times New Roman" w:hAnsi="Times New Roman"/>
                  <w:sz w:val="24"/>
                  <w:rPrChange w:id="312" w:author="Unknown" w:date="2014-11-21T20:02:00Z">
                    <w:rPr/>
                  </w:rPrChange>
                </w:rPr>
                <w:delText>4</w:delText>
              </w:r>
            </w:del>
          </w:ins>
        </w:p>
        <w:p w:rsidR="0050710C" w:rsidRDefault="00BD4038">
          <w:pPr>
            <w:pStyle w:val="TOC2"/>
            <w:numPr>
              <w:ins w:id="313" w:author="Unknown" w:date="2014-11-21T19:58:00Z"/>
            </w:numPr>
            <w:tabs>
              <w:tab w:val="right" w:pos="8828"/>
            </w:tabs>
            <w:spacing w:line="480" w:lineRule="auto"/>
            <w:ind w:left="0"/>
            <w:rPr>
              <w:ins w:id="314" w:author="Unknown" w:date="2014-11-21T19:58:00Z"/>
              <w:del w:id="315" w:author="Unknown" w:date="2014-11-21T20:12:00Z"/>
              <w:rFonts w:ascii="Times New Roman" w:hAnsi="Times New Roman"/>
              <w:i w:val="0"/>
              <w:noProof/>
              <w:sz w:val="24"/>
              <w:rPrChange w:id="316" w:author="Unknown" w:date="2014-11-21T20:02:00Z">
                <w:rPr>
                  <w:ins w:id="317" w:author="Unknown" w:date="2014-11-21T19:58:00Z"/>
                  <w:del w:id="318" w:author="Unknown" w:date="2014-11-21T20:12:00Z"/>
                  <w:noProof/>
                </w:rPr>
              </w:rPrChange>
            </w:rPr>
            <w:pPrChange w:id="319" w:author="Unknown" w:date="2014-11-21T20:02:00Z">
              <w:pPr>
                <w:pStyle w:val="TOC2"/>
                <w:tabs>
                  <w:tab w:val="right" w:pos="8828"/>
                </w:tabs>
              </w:pPr>
            </w:pPrChange>
          </w:pPr>
          <w:ins w:id="320" w:author="Unknown" w:date="2014-11-21T19:58:00Z">
            <w:del w:id="321" w:author="Unknown" w:date="2014-11-21T20:12:00Z">
              <w:r w:rsidRPr="00BD4038">
                <w:rPr>
                  <w:rFonts w:ascii="Times New Roman" w:hAnsi="Times New Roman"/>
                  <w:noProof/>
                  <w:sz w:val="24"/>
                  <w:rPrChange w:id="322" w:author="Unknown" w:date="2014-11-21T20:02:00Z">
                    <w:rPr>
                      <w:noProof/>
                    </w:rPr>
                  </w:rPrChange>
                </w:rPr>
                <w:tab/>
              </w:r>
              <w:r w:rsidRPr="00BD4038">
                <w:rPr>
                  <w:rFonts w:ascii="Times New Roman" w:hAnsi="Times New Roman"/>
                  <w:sz w:val="24"/>
                  <w:rPrChange w:id="323" w:author="Unknown" w:date="2014-11-21T20:02:00Z">
                    <w:rPr/>
                  </w:rPrChange>
                </w:rPr>
                <w:delText>5</w:delText>
              </w:r>
            </w:del>
          </w:ins>
        </w:p>
        <w:p w:rsidR="0050710C" w:rsidRDefault="00BD4038">
          <w:pPr>
            <w:pStyle w:val="TOC3"/>
            <w:numPr>
              <w:ins w:id="324" w:author="Unknown" w:date="2014-11-21T19:58:00Z"/>
            </w:numPr>
            <w:tabs>
              <w:tab w:val="right" w:pos="8828"/>
            </w:tabs>
            <w:spacing w:line="480" w:lineRule="auto"/>
            <w:ind w:left="0"/>
            <w:rPr>
              <w:ins w:id="325" w:author="Unknown" w:date="2014-11-21T19:59:00Z"/>
              <w:rFonts w:ascii="Times New Roman" w:hAnsi="Times New Roman"/>
              <w:sz w:val="24"/>
              <w:rPrChange w:id="326" w:author="Unknown" w:date="2014-11-21T20:02:00Z">
                <w:rPr>
                  <w:ins w:id="327" w:author="Unknown" w:date="2014-11-21T19:59:00Z"/>
                  <w:rFonts w:ascii="Times New Roman" w:hAnsi="Times New Roman"/>
                </w:rPr>
              </w:rPrChange>
            </w:rPr>
            <w:pPrChange w:id="328" w:author="Unknown" w:date="2014-11-21T20:02:00Z">
              <w:pPr>
                <w:pStyle w:val="TOC3"/>
                <w:tabs>
                  <w:tab w:val="right" w:pos="8828"/>
                </w:tabs>
              </w:pPr>
            </w:pPrChange>
          </w:pPr>
          <w:ins w:id="329" w:author="Unknown" w:date="2014-11-21T19:58:00Z">
            <w:del w:id="330" w:author="Unknown" w:date="2014-11-21T20:12:00Z">
              <w:r w:rsidRPr="00BD4038">
                <w:rPr>
                  <w:rFonts w:ascii="Times New Roman" w:hAnsi="Times New Roman"/>
                  <w:noProof/>
                  <w:sz w:val="24"/>
                  <w:rPrChange w:id="331" w:author="Unknown" w:date="2014-11-21T20:02:00Z">
                    <w:rPr>
                      <w:noProof/>
                    </w:rPr>
                  </w:rPrChange>
                </w:rPr>
                <w:tab/>
              </w:r>
              <w:r w:rsidRPr="00BD4038">
                <w:rPr>
                  <w:rFonts w:ascii="Times New Roman" w:hAnsi="Times New Roman"/>
                  <w:sz w:val="24"/>
                  <w:rPrChange w:id="332" w:author="Unknown" w:date="2014-11-21T20:02:00Z">
                    <w:rPr/>
                  </w:rPrChange>
                </w:rPr>
                <w:delText>6</w:delText>
              </w:r>
            </w:del>
          </w:ins>
        </w:p>
        <w:p w:rsidR="0050710C" w:rsidRDefault="00BD4038">
          <w:pPr>
            <w:pStyle w:val="TOC3"/>
            <w:numPr>
              <w:ins w:id="333" w:author="Unknown" w:date="2014-11-21T19:59:00Z"/>
            </w:numPr>
            <w:tabs>
              <w:tab w:val="right" w:pos="8828"/>
            </w:tabs>
            <w:ind w:left="0"/>
            <w:rPr>
              <w:ins w:id="334" w:author="Unknown" w:date="2014-11-21T19:58:00Z"/>
              <w:rFonts w:ascii="Times New Roman" w:hAnsi="Times New Roman"/>
              <w:noProof/>
              <w:rPrChange w:id="335" w:author="Unknown" w:date="2014-11-21T20:02:00Z">
                <w:rPr>
                  <w:ins w:id="336" w:author="Unknown" w:date="2014-11-21T19:58:00Z"/>
                  <w:noProof/>
                </w:rPr>
              </w:rPrChange>
            </w:rPr>
            <w:pPrChange w:id="337" w:author="Unknown" w:date="2014-11-21T19:59:00Z">
              <w:pPr>
                <w:pStyle w:val="TOC3"/>
                <w:tabs>
                  <w:tab w:val="right" w:pos="8828"/>
                </w:tabs>
              </w:pPr>
            </w:pPrChange>
          </w:pPr>
        </w:p>
      </w:sdtContent>
      <w:customXmlInsRangeStart w:id="338" w:author="Unknown" w:date="2014-11-21T19:58:00Z"/>
    </w:sdt>
    <w:customXmlInsRangeEnd w:id="338"/>
    <w:p w:rsidR="00282467" w:rsidRPr="00282467" w:rsidRDefault="00282467">
      <w:pPr>
        <w:rPr>
          <w:ins w:id="339" w:author="Unknown" w:date="2014-11-21T19:53:00Z"/>
          <w:rFonts w:ascii="Times New Roman" w:hAnsi="Times New Roman"/>
          <w:sz w:val="24"/>
        </w:rPr>
      </w:pPr>
    </w:p>
    <w:p w:rsidR="00E6729A" w:rsidRDefault="00E6729A">
      <w:pPr>
        <w:rPr>
          <w:ins w:id="340" w:author="Unknown" w:date="2014-11-08T23:05:00Z"/>
          <w:rFonts w:ascii="Times New Roman" w:hAnsi="Times New Roman"/>
          <w:sz w:val="24"/>
        </w:rPr>
      </w:pPr>
    </w:p>
    <w:p w:rsidR="00BB3C97" w:rsidDel="00282467" w:rsidRDefault="00E6729A" w:rsidP="00BC218F">
      <w:pPr>
        <w:pStyle w:val="Normal1"/>
        <w:rPr>
          <w:ins w:id="341" w:author="Unknown" w:date="2014-11-08T23:05:00Z"/>
          <w:del w:id="342" w:author="Unknown" w:date="2014-11-21T19:58:00Z"/>
          <w:rFonts w:ascii="Times New Roman" w:hAnsi="Times New Roman"/>
          <w:sz w:val="24"/>
        </w:rPr>
      </w:pPr>
      <w:ins w:id="343" w:author="Unknown" w:date="2014-11-08T23:05:00Z">
        <w:r>
          <w:rPr>
            <w:rStyle w:val="CommentReference"/>
          </w:rPr>
          <w:commentReference w:id="344"/>
        </w:r>
      </w:ins>
      <w:del w:id="345" w:author="Unknown">
        <w:r w:rsidR="003F373E" w:rsidRPr="004B143D" w:rsidDel="00282467">
          <w:rPr>
            <w:rFonts w:ascii="Times New Roman" w:hAnsi="Times New Roman"/>
            <w:sz w:val="24"/>
          </w:rPr>
          <w:br w:type="page"/>
        </w:r>
      </w:del>
    </w:p>
    <w:p w:rsidR="00E6729A" w:rsidRPr="004B143D" w:rsidRDefault="00E6729A" w:rsidP="00BC218F">
      <w:pPr>
        <w:pStyle w:val="Normal1"/>
        <w:rPr>
          <w:rFonts w:ascii="Times New Roman" w:hAnsi="Times New Roman"/>
          <w:sz w:val="24"/>
        </w:rPr>
      </w:pPr>
    </w:p>
    <w:p w:rsidR="00282467" w:rsidRDefault="00282467">
      <w:pPr>
        <w:rPr>
          <w:ins w:id="346" w:author="Unknown" w:date="2014-11-21T19:58:00Z"/>
          <w:rFonts w:ascii="Times New Roman" w:eastAsia="Times New Roman" w:hAnsi="Times New Roman" w:cs="Times New Roman"/>
          <w:sz w:val="24"/>
        </w:rPr>
      </w:pPr>
      <w:ins w:id="347" w:author="Unknown" w:date="2014-11-21T19:58:00Z">
        <w:r>
          <w:rPr>
            <w:rFonts w:ascii="Times New Roman" w:eastAsia="Times New Roman" w:hAnsi="Times New Roman" w:cs="Times New Roman"/>
            <w:sz w:val="24"/>
          </w:rPr>
          <w:br w:type="page"/>
        </w:r>
      </w:ins>
    </w:p>
    <w:p w:rsidR="00BB3C97" w:rsidRPr="00B84203" w:rsidDel="00B82857" w:rsidRDefault="00BD4038">
      <w:pPr>
        <w:pStyle w:val="Normal1"/>
        <w:spacing w:line="480" w:lineRule="auto"/>
        <w:jc w:val="center"/>
        <w:rPr>
          <w:del w:id="348" w:author="Unknown"/>
          <w:rFonts w:ascii="Times New Roman" w:hAnsi="Times New Roman"/>
          <w:sz w:val="24"/>
        </w:rPr>
      </w:pPr>
      <w:commentRangeStart w:id="349"/>
      <w:r w:rsidRPr="00BD4038">
        <w:rPr>
          <w:rFonts w:ascii="Times New Roman" w:eastAsia="Times New Roman" w:hAnsi="Times New Roman" w:cs="Times New Roman"/>
          <w:sz w:val="24"/>
          <w:rPrChange w:id="350" w:author="Unknown" w:date="2014-11-21T20:49:00Z">
            <w:rPr>
              <w:rFonts w:ascii="Times New Roman" w:eastAsia="Times New Roman" w:hAnsi="Times New Roman" w:cs="Times New Roman"/>
              <w:sz w:val="24"/>
              <w:szCs w:val="22"/>
            </w:rPr>
          </w:rPrChange>
        </w:rPr>
        <w:t>Preferred Difficulty Levels in Novel Computer-Based Tasks</w:t>
      </w:r>
      <w:commentRangeEnd w:id="349"/>
      <w:r w:rsidRPr="00BD4038">
        <w:rPr>
          <w:rStyle w:val="CommentReference"/>
          <w:rFonts w:ascii="Times New Roman" w:hAnsi="Times New Roman"/>
          <w:sz w:val="24"/>
          <w:rPrChange w:id="351" w:author="Unknown" w:date="2014-11-21T20:49:00Z">
            <w:rPr>
              <w:rStyle w:val="CommentReference"/>
              <w:rFonts w:asciiTheme="minorHAnsi" w:hAnsiTheme="minorHAnsi"/>
            </w:rPr>
          </w:rPrChange>
        </w:rPr>
        <w:commentReference w:id="349"/>
      </w:r>
    </w:p>
    <w:p w:rsidR="0050710C" w:rsidRDefault="00BD4038">
      <w:pPr>
        <w:pStyle w:val="Normal1"/>
        <w:spacing w:line="480" w:lineRule="auto"/>
        <w:jc w:val="center"/>
        <w:rPr>
          <w:ins w:id="352" w:author="Unknown" w:date="2014-11-08T23:38:00Z"/>
          <w:rFonts w:ascii="Times New Roman" w:eastAsia="Times New Roman" w:hAnsi="Times New Roman" w:cs="Times New Roman"/>
          <w:b/>
          <w:sz w:val="24"/>
        </w:rPr>
        <w:pPrChange w:id="353" w:author="Unknown" w:date="2014-11-21T20:18:00Z">
          <w:pPr>
            <w:pStyle w:val="Normal1"/>
            <w:spacing w:line="480" w:lineRule="auto"/>
          </w:pPr>
        </w:pPrChange>
      </w:pPr>
      <w:ins w:id="354" w:author="Unknown" w:date="2014-11-08T23:38:00Z">
        <w:del w:id="355" w:author="Unknown" w:date="2014-11-21T20:18:00Z">
          <w:r w:rsidRPr="00BD4038">
            <w:rPr>
              <w:rFonts w:ascii="Times New Roman" w:eastAsia="Times New Roman" w:hAnsi="Times New Roman" w:cs="Times New Roman"/>
              <w:b/>
              <w:sz w:val="24"/>
              <w:rPrChange w:id="356" w:author="Unknown" w:date="2014-11-21T20:49:00Z">
                <w:rPr>
                  <w:rFonts w:ascii="Times New Roman" w:eastAsia="Times New Roman" w:hAnsi="Times New Roman" w:cs="Times New Roman"/>
                  <w:b/>
                  <w:sz w:val="24"/>
                  <w:szCs w:val="16"/>
                </w:rPr>
              </w:rPrChange>
            </w:rPr>
            <w:delText>Insert correct heading here</w:delText>
          </w:r>
        </w:del>
      </w:ins>
      <w:del w:id="357" w:author="Unknown">
        <w:r w:rsidRPr="00BD4038">
          <w:rPr>
            <w:rFonts w:ascii="Times New Roman" w:eastAsia="Times New Roman" w:hAnsi="Times New Roman" w:cs="Times New Roman"/>
            <w:b/>
            <w:sz w:val="24"/>
            <w:rPrChange w:id="358" w:author="Unknown" w:date="2014-11-21T20:49:00Z">
              <w:rPr>
                <w:rFonts w:ascii="Times New Roman" w:eastAsia="Times New Roman" w:hAnsi="Times New Roman" w:cs="Times New Roman"/>
                <w:b/>
                <w:sz w:val="24"/>
                <w:szCs w:val="16"/>
              </w:rPr>
            </w:rPrChange>
          </w:rPr>
          <w:tab/>
        </w:r>
      </w:del>
    </w:p>
    <w:p w:rsidR="00B84203" w:rsidRDefault="00BD4038" w:rsidP="00B84203">
      <w:pPr>
        <w:pStyle w:val="Normal1"/>
        <w:spacing w:line="480" w:lineRule="auto"/>
        <w:ind w:firstLine="720"/>
        <w:rPr>
          <w:ins w:id="359" w:author="Unknown" w:date="2014-11-21T20:51:00Z"/>
          <w:rFonts w:ascii="Times New Roman" w:eastAsia="Times New Roman" w:hAnsi="Times New Roman" w:cs="Times New Roman"/>
          <w:sz w:val="24"/>
        </w:rPr>
      </w:pPr>
      <w:del w:id="360" w:author="Unknown">
        <w:r w:rsidRPr="00BD4038">
          <w:rPr>
            <w:rFonts w:ascii="Times New Roman" w:eastAsia="Times New Roman" w:hAnsi="Times New Roman" w:cs="Times New Roman"/>
            <w:sz w:val="24"/>
            <w:rPrChange w:id="361" w:author="Unknown" w:date="2014-11-21T20:49:00Z">
              <w:rPr>
                <w:rFonts w:ascii="Times New Roman" w:eastAsia="Times New Roman" w:hAnsi="Times New Roman" w:cs="Times New Roman"/>
                <w:sz w:val="24"/>
                <w:szCs w:val="16"/>
              </w:rPr>
            </w:rPrChange>
          </w:rPr>
          <w:delText xml:space="preserve">The search for </w:delText>
        </w:r>
        <w:commentRangeStart w:id="362"/>
        <w:r w:rsidRPr="00BD4038">
          <w:rPr>
            <w:rFonts w:ascii="Times New Roman" w:eastAsia="Times New Roman" w:hAnsi="Times New Roman" w:cs="Times New Roman"/>
            <w:sz w:val="24"/>
            <w:rPrChange w:id="363" w:author="Unknown" w:date="2014-11-21T20:49:00Z">
              <w:rPr>
                <w:rFonts w:ascii="Times New Roman" w:eastAsia="Times New Roman" w:hAnsi="Times New Roman" w:cs="Times New Roman"/>
                <w:sz w:val="24"/>
                <w:szCs w:val="16"/>
              </w:rPr>
            </w:rPrChange>
          </w:rPr>
          <w:delText xml:space="preserve">interactive fun </w:delText>
        </w:r>
        <w:commentRangeEnd w:id="362"/>
        <w:r w:rsidRPr="00BD4038">
          <w:rPr>
            <w:rStyle w:val="CommentReference"/>
            <w:rFonts w:ascii="Times New Roman" w:hAnsi="Times New Roman"/>
            <w:sz w:val="24"/>
            <w:rPrChange w:id="364" w:author="Unknown" w:date="2014-11-21T20:49:00Z">
              <w:rPr>
                <w:rStyle w:val="CommentReference"/>
              </w:rPr>
            </w:rPrChange>
          </w:rPr>
          <w:commentReference w:id="362"/>
        </w:r>
        <w:r w:rsidRPr="00BD4038">
          <w:rPr>
            <w:rFonts w:ascii="Times New Roman" w:eastAsia="Times New Roman" w:hAnsi="Times New Roman" w:cs="Times New Roman"/>
            <w:sz w:val="24"/>
            <w:rPrChange w:id="365" w:author="Unknown" w:date="2014-11-21T20:49:00Z">
              <w:rPr>
                <w:rFonts w:ascii="Times New Roman" w:eastAsia="Times New Roman" w:hAnsi="Times New Roman" w:cs="Times New Roman"/>
                <w:sz w:val="24"/>
                <w:szCs w:val="16"/>
              </w:rPr>
            </w:rPrChange>
          </w:rPr>
          <w:delText>is a serious pastime of Americans</w:delText>
        </w:r>
      </w:del>
      <w:ins w:id="366" w:author="Unknown" w:date="2014-11-21T20:19:00Z">
        <w:r w:rsidRPr="00BD4038">
          <w:rPr>
            <w:rFonts w:ascii="Times New Roman" w:eastAsia="Times New Roman" w:hAnsi="Times New Roman" w:cs="Times New Roman"/>
            <w:sz w:val="24"/>
            <w:rPrChange w:id="367" w:author="Unknown" w:date="2014-11-21T20:49:00Z">
              <w:rPr>
                <w:rFonts w:ascii="Times New Roman" w:eastAsia="Times New Roman" w:hAnsi="Times New Roman" w:cs="Times New Roman"/>
                <w:sz w:val="24"/>
                <w:szCs w:val="16"/>
              </w:rPr>
            </w:rPrChange>
          </w:rPr>
          <w:t xml:space="preserve">Video game players </w:t>
        </w:r>
      </w:ins>
      <w:ins w:id="368" w:author="Unknown" w:date="2014-11-21T20:47:00Z">
        <w:r w:rsidRPr="00BD4038">
          <w:rPr>
            <w:rFonts w:ascii="Times New Roman" w:eastAsia="Times New Roman" w:hAnsi="Times New Roman" w:cs="Times New Roman"/>
            <w:sz w:val="24"/>
            <w:rPrChange w:id="369" w:author="Unknown" w:date="2014-11-21T20:49:00Z">
              <w:rPr>
                <w:rFonts w:ascii="Times New Roman" w:eastAsia="Times New Roman" w:hAnsi="Times New Roman" w:cs="Times New Roman"/>
                <w:sz w:val="24"/>
                <w:szCs w:val="16"/>
              </w:rPr>
            </w:rPrChange>
          </w:rPr>
          <w:t>are motivated</w:t>
        </w:r>
      </w:ins>
      <w:ins w:id="370" w:author="Unknown" w:date="2014-11-21T20:19:00Z">
        <w:r w:rsidRPr="00BD4038">
          <w:rPr>
            <w:rFonts w:ascii="Times New Roman" w:eastAsia="Times New Roman" w:hAnsi="Times New Roman" w:cs="Times New Roman"/>
            <w:sz w:val="24"/>
            <w:rPrChange w:id="371" w:author="Unknown" w:date="2014-11-21T20:49:00Z">
              <w:rPr>
                <w:rFonts w:ascii="Times New Roman" w:eastAsia="Times New Roman" w:hAnsi="Times New Roman" w:cs="Times New Roman"/>
                <w:sz w:val="24"/>
                <w:szCs w:val="16"/>
              </w:rPr>
            </w:rPrChange>
          </w:rPr>
          <w:t xml:space="preserve"> to give up large amounts of money </w:t>
        </w:r>
      </w:ins>
      <w:ins w:id="372" w:author="Unknown" w:date="2014-11-21T20:22:00Z">
        <w:r w:rsidRPr="00BD4038">
          <w:rPr>
            <w:rFonts w:ascii="Times New Roman" w:eastAsia="Times New Roman" w:hAnsi="Times New Roman" w:cs="Times New Roman"/>
            <w:sz w:val="24"/>
            <w:rPrChange w:id="373" w:author="Unknown" w:date="2014-11-21T20:49:00Z">
              <w:rPr>
                <w:rFonts w:ascii="Times New Roman" w:eastAsia="Times New Roman" w:hAnsi="Times New Roman" w:cs="Times New Roman"/>
                <w:sz w:val="24"/>
                <w:szCs w:val="16"/>
              </w:rPr>
            </w:rPrChange>
          </w:rPr>
          <w:t>and time in order to play games</w:t>
        </w:r>
      </w:ins>
      <w:r w:rsidRPr="00BD4038">
        <w:rPr>
          <w:rFonts w:ascii="Times New Roman" w:eastAsia="Times New Roman" w:hAnsi="Times New Roman" w:cs="Times New Roman"/>
          <w:sz w:val="24"/>
          <w:rPrChange w:id="374" w:author="Unknown" w:date="2014-11-21T20:49:00Z">
            <w:rPr>
              <w:rFonts w:ascii="Times New Roman" w:eastAsia="Times New Roman" w:hAnsi="Times New Roman" w:cs="Times New Roman"/>
              <w:sz w:val="24"/>
              <w:szCs w:val="16"/>
            </w:rPr>
          </w:rPrChange>
        </w:rPr>
        <w:t>.  Blockbuster video games can gross upwards of $1 billion (“Top 10 highest”, 2012)</w:t>
      </w:r>
      <w:ins w:id="375" w:author="Unknown" w:date="2014-11-21T20:24:00Z">
        <w:r w:rsidRPr="00BD4038">
          <w:rPr>
            <w:rFonts w:ascii="Times New Roman" w:eastAsia="Times New Roman" w:hAnsi="Times New Roman" w:cs="Times New Roman"/>
            <w:sz w:val="24"/>
            <w:rPrChange w:id="376" w:author="Unknown" w:date="2014-11-21T20:49:00Z">
              <w:rPr>
                <w:rFonts w:ascii="Times New Roman" w:eastAsia="Times New Roman" w:hAnsi="Times New Roman" w:cs="Times New Roman"/>
                <w:sz w:val="24"/>
                <w:szCs w:val="16"/>
              </w:rPr>
            </w:rPrChange>
          </w:rPr>
          <w:t xml:space="preserve">.  </w:t>
        </w:r>
      </w:ins>
      <w:del w:id="377" w:author="Unknown">
        <w:r w:rsidRPr="00BD4038">
          <w:rPr>
            <w:rFonts w:ascii="Times New Roman" w:eastAsia="Times New Roman" w:hAnsi="Times New Roman" w:cs="Times New Roman"/>
            <w:sz w:val="24"/>
            <w:rPrChange w:id="378" w:author="Unknown" w:date="2014-11-21T20:49:00Z">
              <w:rPr>
                <w:rFonts w:ascii="Times New Roman" w:eastAsia="Times New Roman" w:hAnsi="Times New Roman" w:cs="Times New Roman"/>
                <w:sz w:val="24"/>
                <w:szCs w:val="16"/>
              </w:rPr>
            </w:rPrChange>
          </w:rPr>
          <w:delText>, and t</w:delText>
        </w:r>
      </w:del>
      <w:ins w:id="379" w:author="Unknown" w:date="2014-11-21T20:24:00Z">
        <w:r w:rsidRPr="00BD4038">
          <w:rPr>
            <w:rFonts w:ascii="Times New Roman" w:eastAsia="Times New Roman" w:hAnsi="Times New Roman" w:cs="Times New Roman"/>
            <w:sz w:val="24"/>
            <w:rPrChange w:id="380" w:author="Unknown" w:date="2014-11-21T20:49:00Z">
              <w:rPr>
                <w:rFonts w:ascii="Times New Roman" w:eastAsia="Times New Roman" w:hAnsi="Times New Roman" w:cs="Times New Roman"/>
                <w:sz w:val="24"/>
                <w:szCs w:val="16"/>
              </w:rPr>
            </w:rPrChange>
          </w:rPr>
          <w:t>T</w:t>
        </w:r>
      </w:ins>
      <w:r w:rsidRPr="00BD4038">
        <w:rPr>
          <w:rFonts w:ascii="Times New Roman" w:eastAsia="Times New Roman" w:hAnsi="Times New Roman" w:cs="Times New Roman"/>
          <w:sz w:val="24"/>
          <w:rPrChange w:id="381" w:author="Unknown" w:date="2014-11-21T20:49:00Z">
            <w:rPr>
              <w:rFonts w:ascii="Times New Roman" w:eastAsia="Times New Roman" w:hAnsi="Times New Roman" w:cs="Times New Roman"/>
              <w:sz w:val="24"/>
              <w:szCs w:val="16"/>
            </w:rPr>
          </w:rPrChange>
        </w:rPr>
        <w:t>he average American gamer spends approximately $140 per year on games</w:t>
      </w:r>
      <w:ins w:id="382" w:author="Unknown" w:date="2014-11-21T20:25:00Z">
        <w:r w:rsidRPr="00BD4038">
          <w:rPr>
            <w:rFonts w:ascii="Times New Roman" w:eastAsia="Times New Roman" w:hAnsi="Times New Roman" w:cs="Times New Roman"/>
            <w:sz w:val="24"/>
            <w:rPrChange w:id="383" w:author="Unknown" w:date="2014-11-21T20:49:00Z">
              <w:rPr>
                <w:rFonts w:ascii="Times New Roman" w:eastAsia="Times New Roman" w:hAnsi="Times New Roman" w:cs="Times New Roman"/>
                <w:sz w:val="24"/>
                <w:szCs w:val="16"/>
              </w:rPr>
            </w:rPrChange>
          </w:rPr>
          <w:t>,</w:t>
        </w:r>
      </w:ins>
      <w:r w:rsidRPr="00BD4038">
        <w:rPr>
          <w:rFonts w:ascii="Times New Roman" w:eastAsia="Times New Roman" w:hAnsi="Times New Roman" w:cs="Times New Roman"/>
          <w:sz w:val="24"/>
          <w:rPrChange w:id="384" w:author="Unknown" w:date="2014-11-21T20:49:00Z">
            <w:rPr>
              <w:rFonts w:ascii="Times New Roman" w:eastAsia="Times New Roman" w:hAnsi="Times New Roman" w:cs="Times New Roman"/>
              <w:sz w:val="24"/>
              <w:szCs w:val="16"/>
            </w:rPr>
          </w:rPrChange>
        </w:rPr>
        <w:t xml:space="preserve"> </w:t>
      </w:r>
      <w:del w:id="385" w:author="Unknown">
        <w:r w:rsidRPr="00BD4038">
          <w:rPr>
            <w:rFonts w:ascii="Times New Roman" w:eastAsia="Times New Roman" w:hAnsi="Times New Roman" w:cs="Times New Roman"/>
            <w:sz w:val="24"/>
            <w:rPrChange w:id="386" w:author="Unknown" w:date="2014-11-21T20:49:00Z">
              <w:rPr>
                <w:rFonts w:ascii="Times New Roman" w:eastAsia="Times New Roman" w:hAnsi="Times New Roman" w:cs="Times New Roman"/>
                <w:sz w:val="24"/>
                <w:szCs w:val="16"/>
              </w:rPr>
            </w:rPrChange>
          </w:rPr>
          <w:delText>(</w:delText>
        </w:r>
        <w:r w:rsidRPr="00BD4038">
          <w:rPr>
            <w:rFonts w:ascii="Times New Roman" w:eastAsia="Times New Roman" w:hAnsi="Times New Roman" w:cs="Times New Roman"/>
            <w:sz w:val="24"/>
            <w:highlight w:val="white"/>
            <w:rPrChange w:id="387" w:author="Unknown" w:date="2014-11-21T20:49:00Z">
              <w:rPr>
                <w:rFonts w:ascii="Times New Roman" w:eastAsia="Times New Roman" w:hAnsi="Times New Roman" w:cs="Times New Roman"/>
                <w:sz w:val="24"/>
                <w:szCs w:val="16"/>
                <w:highlight w:val="white"/>
              </w:rPr>
            </w:rPrChange>
          </w:rPr>
          <w:delText xml:space="preserve">Takahasi, </w:delText>
        </w:r>
        <w:commentRangeStart w:id="388"/>
        <w:r w:rsidRPr="00BD4038">
          <w:rPr>
            <w:rFonts w:ascii="Times New Roman" w:eastAsia="Times New Roman" w:hAnsi="Times New Roman" w:cs="Times New Roman"/>
            <w:sz w:val="24"/>
            <w:highlight w:val="white"/>
            <w:rPrChange w:id="389" w:author="Unknown" w:date="2014-11-21T20:49:00Z">
              <w:rPr>
                <w:rFonts w:ascii="Times New Roman" w:eastAsia="Times New Roman" w:hAnsi="Times New Roman" w:cs="Times New Roman"/>
                <w:sz w:val="24"/>
                <w:szCs w:val="16"/>
                <w:highlight w:val="white"/>
              </w:rPr>
            </w:rPrChange>
          </w:rPr>
          <w:delText>2010</w:delText>
        </w:r>
        <w:commentRangeEnd w:id="388"/>
        <w:r w:rsidRPr="00BD4038">
          <w:rPr>
            <w:rStyle w:val="CommentReference"/>
            <w:rFonts w:ascii="Times New Roman" w:hAnsi="Times New Roman"/>
            <w:sz w:val="24"/>
            <w:rPrChange w:id="390" w:author="Unknown" w:date="2014-11-21T20:49:00Z">
              <w:rPr>
                <w:rStyle w:val="CommentReference"/>
              </w:rPr>
            </w:rPrChange>
          </w:rPr>
          <w:commentReference w:id="388"/>
        </w:r>
        <w:r w:rsidRPr="00BD4038">
          <w:rPr>
            <w:rFonts w:ascii="Times New Roman" w:eastAsia="Times New Roman" w:hAnsi="Times New Roman" w:cs="Times New Roman"/>
            <w:sz w:val="24"/>
            <w:rPrChange w:id="391" w:author="Unknown" w:date="2014-11-21T20:49:00Z">
              <w:rPr>
                <w:rFonts w:ascii="Times New Roman" w:eastAsia="Times New Roman" w:hAnsi="Times New Roman" w:cs="Times New Roman"/>
                <w:sz w:val="24"/>
                <w:szCs w:val="16"/>
              </w:rPr>
            </w:rPrChange>
          </w:rPr>
          <w:delText>)</w:delText>
        </w:r>
      </w:del>
      <w:ins w:id="392" w:author="Unknown" w:date="2014-11-21T20:24:00Z">
        <w:r w:rsidRPr="00BD4038">
          <w:rPr>
            <w:rFonts w:ascii="Times New Roman" w:eastAsia="Times New Roman" w:hAnsi="Times New Roman" w:cs="Times New Roman"/>
            <w:sz w:val="24"/>
            <w:rPrChange w:id="393" w:author="Unknown" w:date="2014-11-21T20:49:00Z">
              <w:rPr>
                <w:rFonts w:ascii="Times New Roman" w:eastAsia="Times New Roman" w:hAnsi="Times New Roman" w:cs="Times New Roman"/>
                <w:sz w:val="24"/>
                <w:szCs w:val="16"/>
              </w:rPr>
            </w:rPrChange>
          </w:rPr>
          <w:t>and one in seven Americans</w:t>
        </w:r>
      </w:ins>
      <w:del w:id="394" w:author="Unknown">
        <w:r w:rsidRPr="00BD4038">
          <w:rPr>
            <w:rFonts w:ascii="Times New Roman" w:eastAsia="Times New Roman" w:hAnsi="Times New Roman" w:cs="Times New Roman"/>
            <w:sz w:val="24"/>
            <w:rPrChange w:id="395" w:author="Unknown" w:date="2014-11-21T20:49:00Z">
              <w:rPr>
                <w:rFonts w:ascii="Times New Roman" w:eastAsia="Times New Roman" w:hAnsi="Times New Roman" w:cs="Times New Roman"/>
                <w:sz w:val="24"/>
                <w:szCs w:val="16"/>
              </w:rPr>
            </w:rPrChange>
          </w:rPr>
          <w:delText xml:space="preserve">.  </w:delText>
        </w:r>
      </w:del>
      <w:ins w:id="396" w:author="Unknown" w:date="2014-11-21T20:23:00Z">
        <w:r w:rsidRPr="00BD4038">
          <w:rPr>
            <w:rFonts w:ascii="Times New Roman" w:eastAsia="Times New Roman" w:hAnsi="Times New Roman" w:cs="Times New Roman"/>
            <w:sz w:val="24"/>
            <w:rPrChange w:id="397" w:author="Unknown" w:date="2014-11-21T20:49:00Z">
              <w:rPr>
                <w:rFonts w:ascii="Times New Roman" w:eastAsia="Times New Roman" w:hAnsi="Times New Roman" w:cs="Times New Roman"/>
                <w:sz w:val="24"/>
                <w:szCs w:val="16"/>
              </w:rPr>
            </w:rPrChange>
          </w:rPr>
          <w:t xml:space="preserve"> spends at least 5 hours per week playing games</w:t>
        </w:r>
      </w:ins>
      <w:ins w:id="398" w:author="Unknown" w:date="2014-11-21T20:25:00Z">
        <w:r w:rsidRPr="00BD4038">
          <w:rPr>
            <w:rFonts w:ascii="Times New Roman" w:eastAsia="Times New Roman" w:hAnsi="Times New Roman" w:cs="Times New Roman"/>
            <w:sz w:val="24"/>
            <w:rPrChange w:id="399" w:author="Unknown" w:date="2014-11-21T20:49:00Z">
              <w:rPr>
                <w:rFonts w:ascii="Times New Roman" w:eastAsia="Times New Roman" w:hAnsi="Times New Roman" w:cs="Times New Roman"/>
                <w:sz w:val="24"/>
                <w:szCs w:val="16"/>
              </w:rPr>
            </w:rPrChange>
          </w:rPr>
          <w:t xml:space="preserve"> (</w:t>
        </w:r>
        <w:r w:rsidRPr="00BD4038">
          <w:rPr>
            <w:rFonts w:ascii="Times New Roman" w:eastAsia="Times New Roman" w:hAnsi="Times New Roman" w:cs="Times New Roman"/>
            <w:sz w:val="24"/>
            <w:highlight w:val="white"/>
            <w:rPrChange w:id="400" w:author="Unknown" w:date="2014-11-21T20:49:00Z">
              <w:rPr>
                <w:rFonts w:ascii="Times New Roman" w:eastAsia="Times New Roman" w:hAnsi="Times New Roman" w:cs="Times New Roman"/>
                <w:sz w:val="24"/>
                <w:szCs w:val="16"/>
                <w:highlight w:val="white"/>
              </w:rPr>
            </w:rPrChange>
          </w:rPr>
          <w:t xml:space="preserve">Takahasi, </w:t>
        </w:r>
        <w:commentRangeStart w:id="401"/>
        <w:r w:rsidRPr="00BD4038">
          <w:rPr>
            <w:rFonts w:ascii="Times New Roman" w:eastAsia="Times New Roman" w:hAnsi="Times New Roman" w:cs="Times New Roman"/>
            <w:sz w:val="24"/>
            <w:highlight w:val="white"/>
            <w:rPrChange w:id="402" w:author="Unknown" w:date="2014-11-21T20:49:00Z">
              <w:rPr>
                <w:rFonts w:ascii="Times New Roman" w:eastAsia="Times New Roman" w:hAnsi="Times New Roman" w:cs="Times New Roman"/>
                <w:sz w:val="24"/>
                <w:szCs w:val="16"/>
                <w:highlight w:val="white"/>
              </w:rPr>
            </w:rPrChange>
          </w:rPr>
          <w:t>2010</w:t>
        </w:r>
        <w:commentRangeEnd w:id="401"/>
        <w:r w:rsidRPr="00BD4038">
          <w:rPr>
            <w:rStyle w:val="CommentReference"/>
            <w:rFonts w:ascii="Times New Roman" w:hAnsi="Times New Roman"/>
            <w:sz w:val="24"/>
            <w:rPrChange w:id="403" w:author="Unknown" w:date="2014-11-21T20:49:00Z">
              <w:rPr>
                <w:rStyle w:val="CommentReference"/>
              </w:rPr>
            </w:rPrChange>
          </w:rPr>
          <w:commentReference w:id="401"/>
        </w:r>
        <w:r w:rsidRPr="00BD4038">
          <w:rPr>
            <w:rFonts w:ascii="Times New Roman" w:eastAsia="Times New Roman" w:hAnsi="Times New Roman" w:cs="Times New Roman"/>
            <w:sz w:val="24"/>
            <w:rPrChange w:id="404" w:author="Unknown" w:date="2014-11-21T20:49:00Z">
              <w:rPr>
                <w:rFonts w:ascii="Times New Roman" w:eastAsia="Times New Roman" w:hAnsi="Times New Roman" w:cs="Times New Roman"/>
                <w:sz w:val="24"/>
                <w:szCs w:val="16"/>
              </w:rPr>
            </w:rPrChange>
          </w:rPr>
          <w:t>)</w:t>
        </w:r>
      </w:ins>
      <w:ins w:id="405" w:author="Unknown" w:date="2014-11-21T20:23:00Z">
        <w:r w:rsidRPr="00BD4038">
          <w:rPr>
            <w:rFonts w:ascii="Times New Roman" w:eastAsia="Times New Roman" w:hAnsi="Times New Roman" w:cs="Times New Roman"/>
            <w:sz w:val="24"/>
            <w:rPrChange w:id="406" w:author="Unknown" w:date="2014-11-21T20:49:00Z">
              <w:rPr>
                <w:rFonts w:ascii="Times New Roman" w:eastAsia="Times New Roman" w:hAnsi="Times New Roman" w:cs="Times New Roman"/>
                <w:sz w:val="24"/>
                <w:szCs w:val="16"/>
              </w:rPr>
            </w:rPrChange>
          </w:rPr>
          <w:t>.</w:t>
        </w:r>
      </w:ins>
      <w:ins w:id="407" w:author="Unknown" w:date="2014-11-21T20:22:00Z">
        <w:r w:rsidRPr="00BD4038">
          <w:rPr>
            <w:rFonts w:ascii="Times New Roman" w:eastAsia="Times New Roman" w:hAnsi="Times New Roman" w:cs="Times New Roman"/>
            <w:sz w:val="24"/>
            <w:rPrChange w:id="408" w:author="Unknown" w:date="2014-11-21T20:49:00Z">
              <w:rPr>
                <w:rFonts w:ascii="Times New Roman" w:eastAsia="Times New Roman" w:hAnsi="Times New Roman" w:cs="Times New Roman"/>
                <w:sz w:val="24"/>
                <w:szCs w:val="16"/>
              </w:rPr>
            </w:rPrChange>
          </w:rPr>
          <w:t xml:space="preserve"> </w:t>
        </w:r>
      </w:ins>
      <w:r w:rsidRPr="00BD4038">
        <w:rPr>
          <w:rFonts w:ascii="Times New Roman" w:eastAsia="Times New Roman" w:hAnsi="Times New Roman" w:cs="Times New Roman"/>
          <w:sz w:val="24"/>
          <w:rPrChange w:id="409" w:author="Unknown" w:date="2014-11-21T20:49:00Z">
            <w:rPr>
              <w:rFonts w:ascii="Times New Roman" w:eastAsia="Times New Roman" w:hAnsi="Times New Roman" w:cs="Times New Roman"/>
              <w:sz w:val="24"/>
              <w:szCs w:val="16"/>
            </w:rPr>
          </w:rPrChange>
        </w:rPr>
        <w:t xml:space="preserve"> There is obvious financial incentive for video game companies to “corner the market” on </w:t>
      </w:r>
      <w:commentRangeStart w:id="410"/>
      <w:r w:rsidRPr="00BD4038">
        <w:rPr>
          <w:rFonts w:ascii="Times New Roman" w:eastAsia="Times New Roman" w:hAnsi="Times New Roman" w:cs="Times New Roman"/>
          <w:sz w:val="24"/>
          <w:rPrChange w:id="411" w:author="Unknown" w:date="2014-11-21T20:49:00Z">
            <w:rPr>
              <w:rFonts w:ascii="Times New Roman" w:eastAsia="Times New Roman" w:hAnsi="Times New Roman" w:cs="Times New Roman"/>
              <w:sz w:val="24"/>
              <w:szCs w:val="16"/>
            </w:rPr>
          </w:rPrChange>
        </w:rPr>
        <w:t>fun</w:t>
      </w:r>
      <w:commentRangeEnd w:id="410"/>
      <w:r w:rsidRPr="00BD4038">
        <w:rPr>
          <w:rStyle w:val="CommentReference"/>
          <w:rFonts w:ascii="Times New Roman" w:hAnsi="Times New Roman"/>
          <w:sz w:val="24"/>
          <w:rPrChange w:id="412" w:author="Unknown" w:date="2014-11-21T20:49:00Z">
            <w:rPr>
              <w:rStyle w:val="CommentReference"/>
            </w:rPr>
          </w:rPrChange>
        </w:rPr>
        <w:commentReference w:id="410"/>
      </w:r>
      <w:r w:rsidRPr="00BD4038">
        <w:rPr>
          <w:rFonts w:ascii="Times New Roman" w:eastAsia="Times New Roman" w:hAnsi="Times New Roman" w:cs="Times New Roman"/>
          <w:sz w:val="24"/>
          <w:rPrChange w:id="413" w:author="Unknown" w:date="2014-11-21T20:49:00Z">
            <w:rPr>
              <w:rFonts w:ascii="Times New Roman" w:eastAsia="Times New Roman" w:hAnsi="Times New Roman" w:cs="Times New Roman"/>
              <w:sz w:val="24"/>
              <w:szCs w:val="16"/>
            </w:rPr>
          </w:rPrChange>
        </w:rPr>
        <w:t>.</w:t>
      </w:r>
      <w:ins w:id="414" w:author="Unknown" w:date="2014-11-21T20:26:00Z">
        <w:r w:rsidRPr="00BD4038">
          <w:rPr>
            <w:rFonts w:ascii="Times New Roman" w:eastAsia="Times New Roman" w:hAnsi="Times New Roman" w:cs="Times New Roman"/>
            <w:sz w:val="24"/>
            <w:rPrChange w:id="415" w:author="Unknown" w:date="2014-11-21T20:49:00Z">
              <w:rPr>
                <w:rFonts w:ascii="Times New Roman" w:eastAsia="Times New Roman" w:hAnsi="Times New Roman" w:cs="Times New Roman"/>
                <w:sz w:val="24"/>
                <w:szCs w:val="16"/>
              </w:rPr>
            </w:rPrChange>
          </w:rPr>
          <w:t xml:space="preserve">  </w:t>
        </w:r>
      </w:ins>
      <w:ins w:id="416" w:author="Unknown" w:date="2014-11-21T20:43:00Z">
        <w:r w:rsidRPr="00BD4038">
          <w:rPr>
            <w:rFonts w:ascii="Times New Roman" w:eastAsia="Times New Roman" w:hAnsi="Times New Roman" w:cs="Times New Roman"/>
            <w:sz w:val="24"/>
            <w:rPrChange w:id="417" w:author="Unknown" w:date="2014-11-21T20:49:00Z">
              <w:rPr>
                <w:rFonts w:ascii="Times New Roman" w:eastAsia="Times New Roman" w:hAnsi="Times New Roman" w:cs="Times New Roman"/>
                <w:sz w:val="24"/>
                <w:szCs w:val="16"/>
              </w:rPr>
            </w:rPrChange>
          </w:rPr>
          <w:t xml:space="preserve">In pursuing </w:t>
        </w:r>
      </w:ins>
      <w:ins w:id="418" w:author="Unknown" w:date="2014-11-21T20:44:00Z">
        <w:r w:rsidRPr="00BD4038">
          <w:rPr>
            <w:rFonts w:ascii="Times New Roman" w:eastAsia="Times New Roman" w:hAnsi="Times New Roman" w:cs="Times New Roman"/>
            <w:sz w:val="24"/>
            <w:rPrChange w:id="419" w:author="Unknown" w:date="2014-11-21T20:49:00Z">
              <w:rPr>
                <w:rFonts w:ascii="Times New Roman" w:eastAsia="Times New Roman" w:hAnsi="Times New Roman" w:cs="Times New Roman"/>
                <w:sz w:val="24"/>
                <w:szCs w:val="16"/>
              </w:rPr>
            </w:rPrChange>
          </w:rPr>
          <w:t xml:space="preserve">the business of gamers, </w:t>
        </w:r>
      </w:ins>
      <w:ins w:id="420" w:author="Unknown" w:date="2014-11-21T20:28:00Z">
        <w:r w:rsidRPr="00BD4038">
          <w:rPr>
            <w:rFonts w:ascii="Times New Roman" w:eastAsia="Times New Roman" w:hAnsi="Times New Roman" w:cs="Times New Roman"/>
            <w:sz w:val="24"/>
            <w:rPrChange w:id="421" w:author="Unknown" w:date="2014-11-21T20:49:00Z">
              <w:rPr>
                <w:rFonts w:ascii="Times New Roman" w:eastAsia="Times New Roman" w:hAnsi="Times New Roman" w:cs="Times New Roman"/>
                <w:sz w:val="24"/>
                <w:szCs w:val="16"/>
              </w:rPr>
            </w:rPrChange>
          </w:rPr>
          <w:t xml:space="preserve">those companies that </w:t>
        </w:r>
      </w:ins>
      <w:ins w:id="422" w:author="Unknown" w:date="2014-11-21T20:44:00Z">
        <w:r w:rsidRPr="00BD4038">
          <w:rPr>
            <w:rFonts w:ascii="Times New Roman" w:eastAsia="Times New Roman" w:hAnsi="Times New Roman" w:cs="Times New Roman"/>
            <w:sz w:val="24"/>
            <w:rPrChange w:id="423" w:author="Unknown" w:date="2014-11-21T20:49:00Z">
              <w:rPr>
                <w:rFonts w:ascii="Times New Roman" w:eastAsia="Times New Roman" w:hAnsi="Times New Roman" w:cs="Times New Roman"/>
                <w:sz w:val="24"/>
                <w:szCs w:val="16"/>
              </w:rPr>
            </w:rPrChange>
          </w:rPr>
          <w:t>have</w:t>
        </w:r>
        <w:r w:rsidR="00B84203">
          <w:rPr>
            <w:rFonts w:ascii="Times New Roman" w:eastAsia="Times New Roman" w:hAnsi="Times New Roman" w:cs="Times New Roman"/>
            <w:sz w:val="24"/>
          </w:rPr>
          <w:t xml:space="preserve"> been</w:t>
        </w:r>
      </w:ins>
      <w:ins w:id="424" w:author="Unknown" w:date="2014-11-21T20:28:00Z">
        <w:r w:rsidR="00F0276B">
          <w:rPr>
            <w:rFonts w:ascii="Times New Roman" w:eastAsia="Times New Roman" w:hAnsi="Times New Roman" w:cs="Times New Roman"/>
            <w:sz w:val="24"/>
          </w:rPr>
          <w:t xml:space="preserve"> able to provide </w:t>
        </w:r>
      </w:ins>
      <w:ins w:id="425" w:author="Unknown" w:date="2014-11-21T20:29:00Z">
        <w:r w:rsidR="00F0276B">
          <w:rPr>
            <w:rFonts w:ascii="Times New Roman" w:eastAsia="Times New Roman" w:hAnsi="Times New Roman" w:cs="Times New Roman"/>
            <w:sz w:val="24"/>
          </w:rPr>
          <w:t>consistent entertainment</w:t>
        </w:r>
      </w:ins>
      <w:ins w:id="426" w:author="Unknown" w:date="2014-11-21T20:28:00Z">
        <w:r w:rsidR="00F0276B">
          <w:rPr>
            <w:rFonts w:ascii="Times New Roman" w:eastAsia="Times New Roman" w:hAnsi="Times New Roman" w:cs="Times New Roman"/>
            <w:sz w:val="24"/>
          </w:rPr>
          <w:t xml:space="preserve"> to the video gaming public</w:t>
        </w:r>
      </w:ins>
      <w:ins w:id="427" w:author="Unknown" w:date="2014-11-21T20:29:00Z">
        <w:r w:rsidR="00F0276B">
          <w:rPr>
            <w:rFonts w:ascii="Times New Roman" w:eastAsia="Times New Roman" w:hAnsi="Times New Roman" w:cs="Times New Roman"/>
            <w:sz w:val="24"/>
          </w:rPr>
          <w:t xml:space="preserve"> </w:t>
        </w:r>
      </w:ins>
      <w:ins w:id="428" w:author="Unknown" w:date="2014-11-21T20:31:00Z">
        <w:r w:rsidR="00F0276B">
          <w:rPr>
            <w:rFonts w:ascii="Times New Roman" w:eastAsia="Times New Roman" w:hAnsi="Times New Roman" w:cs="Times New Roman"/>
            <w:sz w:val="24"/>
          </w:rPr>
          <w:t>likely</w:t>
        </w:r>
      </w:ins>
      <w:ins w:id="429" w:author="Unknown" w:date="2014-11-21T20:29:00Z">
        <w:r w:rsidR="00F0276B">
          <w:rPr>
            <w:rFonts w:ascii="Times New Roman" w:eastAsia="Times New Roman" w:hAnsi="Times New Roman" w:cs="Times New Roman"/>
            <w:sz w:val="24"/>
          </w:rPr>
          <w:t xml:space="preserve"> have learned something about how to craft </w:t>
        </w:r>
      </w:ins>
      <w:ins w:id="430" w:author="Unknown" w:date="2014-11-21T20:30:00Z">
        <w:r w:rsidR="00F0276B">
          <w:rPr>
            <w:rFonts w:ascii="Times New Roman" w:eastAsia="Times New Roman" w:hAnsi="Times New Roman" w:cs="Times New Roman"/>
            <w:sz w:val="24"/>
          </w:rPr>
          <w:t>their games</w:t>
        </w:r>
      </w:ins>
      <w:ins w:id="431" w:author="Unknown" w:date="2014-11-21T20:29:00Z">
        <w:r w:rsidR="00F0276B">
          <w:rPr>
            <w:rFonts w:ascii="Times New Roman" w:eastAsia="Times New Roman" w:hAnsi="Times New Roman" w:cs="Times New Roman"/>
            <w:sz w:val="24"/>
          </w:rPr>
          <w:t xml:space="preserve"> to suit gamers</w:t>
        </w:r>
      </w:ins>
      <w:ins w:id="432" w:author="Unknown" w:date="2014-11-21T20:30:00Z">
        <w:r w:rsidR="00F0276B">
          <w:rPr>
            <w:rFonts w:ascii="Times New Roman" w:eastAsia="Times New Roman" w:hAnsi="Times New Roman" w:cs="Times New Roman"/>
            <w:sz w:val="24"/>
          </w:rPr>
          <w:t>’ desires for challenges</w:t>
        </w:r>
        <w:r w:rsidR="00B84203">
          <w:rPr>
            <w:rFonts w:ascii="Times New Roman" w:eastAsia="Times New Roman" w:hAnsi="Times New Roman" w:cs="Times New Roman"/>
            <w:sz w:val="24"/>
          </w:rPr>
          <w:t>.</w:t>
        </w:r>
        <w:r w:rsidR="00F0276B">
          <w:rPr>
            <w:rFonts w:ascii="Times New Roman" w:eastAsia="Times New Roman" w:hAnsi="Times New Roman" w:cs="Times New Roman"/>
            <w:sz w:val="24"/>
          </w:rPr>
          <w:t xml:space="preserve"> </w:t>
        </w:r>
      </w:ins>
      <w:ins w:id="433" w:author="Unknown" w:date="2014-11-21T20:28:00Z">
        <w:r w:rsidR="00F0276B">
          <w:rPr>
            <w:rFonts w:ascii="Times New Roman" w:eastAsia="Times New Roman" w:hAnsi="Times New Roman" w:cs="Times New Roman"/>
            <w:sz w:val="24"/>
          </w:rPr>
          <w:t xml:space="preserve"> </w:t>
        </w:r>
      </w:ins>
    </w:p>
    <w:p w:rsidR="0050710C" w:rsidRDefault="003F373E">
      <w:pPr>
        <w:pStyle w:val="Normal1"/>
        <w:numPr>
          <w:ins w:id="434" w:author="Unknown" w:date="2014-11-21T20:51:00Z"/>
        </w:numPr>
        <w:spacing w:line="480" w:lineRule="auto"/>
        <w:ind w:firstLine="720"/>
        <w:rPr>
          <w:del w:id="435" w:author="Unknown"/>
          <w:rFonts w:ascii="Times New Roman" w:hAnsi="Times New Roman"/>
          <w:sz w:val="24"/>
        </w:rPr>
        <w:pPrChange w:id="436" w:author="Unknown" w:date="2014-11-08T23:38:00Z">
          <w:pPr>
            <w:pStyle w:val="Normal1"/>
            <w:spacing w:line="480" w:lineRule="auto"/>
          </w:pPr>
        </w:pPrChange>
      </w:pPr>
      <w:del w:id="437" w:author="Unknown">
        <w:r w:rsidRPr="004B143D" w:rsidDel="00F0276B">
          <w:rPr>
            <w:rFonts w:ascii="Times New Roman" w:eastAsia="Times New Roman" w:hAnsi="Times New Roman" w:cs="Times New Roman"/>
            <w:sz w:val="24"/>
          </w:rPr>
          <w:delText xml:space="preserve">  </w:delText>
        </w:r>
      </w:del>
    </w:p>
    <w:p w:rsidR="0050710C" w:rsidRDefault="003F373E">
      <w:pPr>
        <w:pStyle w:val="Normal1"/>
        <w:spacing w:line="480" w:lineRule="auto"/>
        <w:ind w:firstLine="720"/>
        <w:rPr>
          <w:rFonts w:ascii="Times New Roman" w:hAnsi="Times New Roman"/>
          <w:sz w:val="24"/>
        </w:rPr>
        <w:pPrChange w:id="438" w:author="Unknown" w:date="2014-11-21T20:38:00Z">
          <w:pPr>
            <w:pStyle w:val="Normal1"/>
            <w:spacing w:line="480" w:lineRule="auto"/>
          </w:pPr>
        </w:pPrChange>
      </w:pPr>
      <w:del w:id="439" w:author="Unknown">
        <w:r w:rsidRPr="004B143D" w:rsidDel="00B84203">
          <w:rPr>
            <w:rFonts w:ascii="Times New Roman" w:eastAsia="Times New Roman" w:hAnsi="Times New Roman" w:cs="Times New Roman"/>
            <w:sz w:val="24"/>
          </w:rPr>
          <w:tab/>
        </w:r>
        <w:commentRangeStart w:id="440"/>
        <w:r w:rsidRPr="004B143D" w:rsidDel="00B82857">
          <w:rPr>
            <w:rFonts w:ascii="Times New Roman" w:eastAsia="Times New Roman" w:hAnsi="Times New Roman" w:cs="Times New Roman"/>
            <w:sz w:val="24"/>
          </w:rPr>
          <w:delText>Corporate America has noticed this trend</w:delText>
        </w:r>
        <w:commentRangeEnd w:id="440"/>
        <w:r w:rsidR="00466A39" w:rsidDel="00B82857">
          <w:rPr>
            <w:rStyle w:val="CommentReference"/>
          </w:rPr>
          <w:commentReference w:id="440"/>
        </w:r>
        <w:r w:rsidRPr="004B143D" w:rsidDel="00B82857">
          <w:rPr>
            <w:rFonts w:ascii="Times New Roman" w:eastAsia="Times New Roman" w:hAnsi="Times New Roman" w:cs="Times New Roman"/>
            <w:sz w:val="24"/>
          </w:rPr>
          <w:delText>, and has</w:delText>
        </w:r>
      </w:del>
      <w:ins w:id="441" w:author="Unknown" w:date="2014-11-21T20:21:00Z">
        <w:r w:rsidR="00F0276B">
          <w:rPr>
            <w:rFonts w:ascii="Times New Roman" w:eastAsia="Times New Roman" w:hAnsi="Times New Roman" w:cs="Times New Roman"/>
            <w:sz w:val="24"/>
          </w:rPr>
          <w:t>Even</w:t>
        </w:r>
      </w:ins>
      <w:ins w:id="442" w:author="Unknown" w:date="2014-11-21T20:39:00Z">
        <w:r w:rsidR="00B84203">
          <w:rPr>
            <w:rFonts w:ascii="Times New Roman" w:eastAsia="Times New Roman" w:hAnsi="Times New Roman" w:cs="Times New Roman"/>
            <w:sz w:val="24"/>
          </w:rPr>
          <w:t xml:space="preserve"> some</w:t>
        </w:r>
      </w:ins>
      <w:ins w:id="443" w:author="Unknown" w:date="2014-11-21T20:21:00Z">
        <w:r w:rsidR="00F0276B">
          <w:rPr>
            <w:rFonts w:ascii="Times New Roman" w:eastAsia="Times New Roman" w:hAnsi="Times New Roman" w:cs="Times New Roman"/>
            <w:sz w:val="24"/>
          </w:rPr>
          <w:t xml:space="preserve"> non-gaming </w:t>
        </w:r>
        <w:r w:rsidR="00B82857">
          <w:rPr>
            <w:rFonts w:ascii="Times New Roman" w:eastAsia="Times New Roman" w:hAnsi="Times New Roman" w:cs="Times New Roman"/>
            <w:sz w:val="24"/>
          </w:rPr>
          <w:t>businesses have</w:t>
        </w:r>
      </w:ins>
      <w:r w:rsidRPr="004B143D">
        <w:rPr>
          <w:rFonts w:ascii="Times New Roman" w:eastAsia="Times New Roman" w:hAnsi="Times New Roman" w:cs="Times New Roman"/>
          <w:sz w:val="24"/>
        </w:rPr>
        <w:t xml:space="preserve"> begun to </w:t>
      </w:r>
      <w:del w:id="444" w:author="Unknown">
        <w:r w:rsidRPr="004B143D" w:rsidDel="00B84203">
          <w:rPr>
            <w:rFonts w:ascii="Times New Roman" w:eastAsia="Times New Roman" w:hAnsi="Times New Roman" w:cs="Times New Roman"/>
            <w:sz w:val="24"/>
          </w:rPr>
          <w:delText>apply</w:delText>
        </w:r>
      </w:del>
      <w:ins w:id="445" w:author="Unknown" w:date="2014-11-21T20:42:00Z">
        <w:r w:rsidR="00B84203">
          <w:rPr>
            <w:rFonts w:ascii="Times New Roman" w:eastAsia="Times New Roman" w:hAnsi="Times New Roman" w:cs="Times New Roman"/>
            <w:sz w:val="24"/>
          </w:rPr>
          <w:t>employ</w:t>
        </w:r>
      </w:ins>
      <w:r w:rsidRPr="004B143D">
        <w:rPr>
          <w:rFonts w:ascii="Times New Roman" w:eastAsia="Times New Roman" w:hAnsi="Times New Roman" w:cs="Times New Roman"/>
          <w:sz w:val="24"/>
        </w:rPr>
        <w:t xml:space="preserve"> </w:t>
      </w:r>
      <w:del w:id="446" w:author="Unknown">
        <w:r w:rsidRPr="004B143D" w:rsidDel="00B84203">
          <w:rPr>
            <w:rFonts w:ascii="Times New Roman" w:eastAsia="Times New Roman" w:hAnsi="Times New Roman" w:cs="Times New Roman"/>
            <w:sz w:val="24"/>
          </w:rPr>
          <w:delText>the lessons</w:delText>
        </w:r>
      </w:del>
      <w:ins w:id="447" w:author="Unknown" w:date="2014-11-21T20:39:00Z">
        <w:r w:rsidR="00B84203">
          <w:rPr>
            <w:rFonts w:ascii="Times New Roman" w:eastAsia="Times New Roman" w:hAnsi="Times New Roman" w:cs="Times New Roman"/>
            <w:sz w:val="24"/>
          </w:rPr>
          <w:t xml:space="preserve">game-like paradigms </w:t>
        </w:r>
      </w:ins>
      <w:del w:id="448" w:author="Unknown">
        <w:r w:rsidRPr="004B143D" w:rsidDel="00B84203">
          <w:rPr>
            <w:rFonts w:ascii="Times New Roman" w:eastAsia="Times New Roman" w:hAnsi="Times New Roman" w:cs="Times New Roman"/>
            <w:sz w:val="24"/>
          </w:rPr>
          <w:delText xml:space="preserve"> to</w:delText>
        </w:r>
      </w:del>
      <w:ins w:id="449" w:author="Unknown" w:date="2014-11-21T20:42:00Z">
        <w:r w:rsidR="00B84203">
          <w:rPr>
            <w:rFonts w:ascii="Times New Roman" w:eastAsia="Times New Roman" w:hAnsi="Times New Roman" w:cs="Times New Roman"/>
            <w:sz w:val="24"/>
          </w:rPr>
          <w:t>in order to</w:t>
        </w:r>
      </w:ins>
      <w:r w:rsidRPr="004B143D">
        <w:rPr>
          <w:rFonts w:ascii="Times New Roman" w:eastAsia="Times New Roman" w:hAnsi="Times New Roman" w:cs="Times New Roman"/>
          <w:sz w:val="24"/>
        </w:rPr>
        <w:t xml:space="preserve"> keep</w:t>
      </w:r>
      <w:del w:id="450" w:author="Unknown">
        <w:r w:rsidRPr="004B143D" w:rsidDel="00B84203">
          <w:rPr>
            <w:rFonts w:ascii="Times New Roman" w:eastAsia="Times New Roman" w:hAnsi="Times New Roman" w:cs="Times New Roman"/>
            <w:sz w:val="24"/>
          </w:rPr>
          <w:delText>ing</w:delText>
        </w:r>
      </w:del>
      <w:r w:rsidRPr="004B143D">
        <w:rPr>
          <w:rFonts w:ascii="Times New Roman" w:eastAsia="Times New Roman" w:hAnsi="Times New Roman" w:cs="Times New Roman"/>
          <w:sz w:val="24"/>
        </w:rPr>
        <w:t xml:space="preserve"> employee</w:t>
      </w:r>
      <w:ins w:id="451" w:author="Unknown" w:date="2014-11-22T14:01:00Z">
        <w:r w:rsidR="00BD5A0E">
          <w:rPr>
            <w:rFonts w:ascii="Times New Roman" w:eastAsia="Times New Roman" w:hAnsi="Times New Roman" w:cs="Times New Roman"/>
            <w:sz w:val="24"/>
          </w:rPr>
          <w:t xml:space="preserve">s </w:t>
        </w:r>
      </w:ins>
      <w:del w:id="452" w:author="Unknown">
        <w:r w:rsidRPr="004B143D" w:rsidDel="00BD5A0E">
          <w:rPr>
            <w:rFonts w:ascii="Times New Roman" w:eastAsia="Times New Roman" w:hAnsi="Times New Roman" w:cs="Times New Roman"/>
            <w:sz w:val="24"/>
          </w:rPr>
          <w:delText xml:space="preserve">s </w:delText>
        </w:r>
      </w:del>
      <w:ins w:id="453" w:author="Unknown" w:date="2014-11-22T14:01:00Z">
        <w:r w:rsidR="00BD5A0E" w:rsidRPr="004B143D">
          <w:rPr>
            <w:rFonts w:ascii="Times New Roman" w:eastAsia="Times New Roman" w:hAnsi="Times New Roman" w:cs="Times New Roman"/>
            <w:sz w:val="24"/>
          </w:rPr>
          <w:t xml:space="preserve">(Silverman, </w:t>
        </w:r>
        <w:commentRangeStart w:id="454"/>
        <w:r w:rsidR="00BD5A0E" w:rsidRPr="004B143D">
          <w:rPr>
            <w:rFonts w:ascii="Times New Roman" w:eastAsia="Times New Roman" w:hAnsi="Times New Roman" w:cs="Times New Roman"/>
            <w:sz w:val="24"/>
          </w:rPr>
          <w:t>2013</w:t>
        </w:r>
        <w:commentRangeEnd w:id="454"/>
        <w:r w:rsidR="00BD5A0E">
          <w:rPr>
            <w:rStyle w:val="CommentReference"/>
          </w:rPr>
          <w:commentReference w:id="454"/>
        </w:r>
        <w:r w:rsidR="00BD5A0E">
          <w:rPr>
            <w:rFonts w:ascii="Times New Roman" w:eastAsia="Times New Roman" w:hAnsi="Times New Roman" w:cs="Times New Roman"/>
            <w:sz w:val="24"/>
          </w:rPr>
          <w:t xml:space="preserve">) </w:t>
        </w:r>
      </w:ins>
      <w:r w:rsidRPr="004B143D">
        <w:rPr>
          <w:rFonts w:ascii="Times New Roman" w:eastAsia="Times New Roman" w:hAnsi="Times New Roman" w:cs="Times New Roman"/>
          <w:sz w:val="24"/>
        </w:rPr>
        <w:t xml:space="preserve">and customers motivated.  Over the last few years, the technique of “gamification” </w:t>
      </w:r>
      <w:ins w:id="455" w:author="Unknown" w:date="2014-11-21T20:52:00Z">
        <w:del w:id="456" w:author="Unknown" w:date="2014-11-22T13:54:00Z">
          <w:r w:rsidR="00B84203" w:rsidRPr="004B143D" w:rsidDel="00F172B5">
            <w:rPr>
              <w:rFonts w:ascii="Times New Roman" w:eastAsia="Times New Roman" w:hAnsi="Times New Roman" w:cs="Times New Roman"/>
              <w:sz w:val="24"/>
            </w:rPr>
            <w:delText>(Amos, 2013)</w:delText>
          </w:r>
          <w:r w:rsidR="00B84203" w:rsidDel="00F172B5">
            <w:rPr>
              <w:rFonts w:ascii="Times New Roman" w:eastAsia="Times New Roman" w:hAnsi="Times New Roman" w:cs="Times New Roman"/>
              <w:sz w:val="24"/>
            </w:rPr>
            <w:delText xml:space="preserve"> </w:delText>
          </w:r>
        </w:del>
      </w:ins>
      <w:r w:rsidRPr="004B143D">
        <w:rPr>
          <w:rFonts w:ascii="Times New Roman" w:eastAsia="Times New Roman" w:hAnsi="Times New Roman" w:cs="Times New Roman"/>
          <w:sz w:val="24"/>
        </w:rPr>
        <w:t>has become mainstream</w:t>
      </w:r>
      <w:ins w:id="457" w:author="Unknown" w:date="2014-11-22T13:54:00Z">
        <w:r w:rsidR="00F172B5">
          <w:rPr>
            <w:rFonts w:ascii="Times New Roman" w:eastAsia="Times New Roman" w:hAnsi="Times New Roman" w:cs="Times New Roman"/>
            <w:sz w:val="24"/>
          </w:rPr>
          <w:t xml:space="preserve"> </w:t>
        </w:r>
        <w:r w:rsidR="00F172B5" w:rsidRPr="004B143D">
          <w:rPr>
            <w:rFonts w:ascii="Times New Roman" w:eastAsia="Times New Roman" w:hAnsi="Times New Roman" w:cs="Times New Roman"/>
            <w:sz w:val="24"/>
          </w:rPr>
          <w:t>(Amos, 2013)</w:t>
        </w:r>
        <w:r w:rsidR="00F172B5">
          <w:rPr>
            <w:rFonts w:ascii="Times New Roman" w:eastAsia="Times New Roman" w:hAnsi="Times New Roman" w:cs="Times New Roman"/>
            <w:sz w:val="24"/>
          </w:rPr>
          <w:t xml:space="preserve"> </w:t>
        </w:r>
      </w:ins>
      <w:del w:id="458" w:author="Unknown">
        <w:r w:rsidRPr="004B143D" w:rsidDel="00B84203">
          <w:rPr>
            <w:rFonts w:ascii="Times New Roman" w:eastAsia="Times New Roman" w:hAnsi="Times New Roman" w:cs="Times New Roman"/>
            <w:sz w:val="24"/>
          </w:rPr>
          <w:delText xml:space="preserve"> (Amos, 2013)</w:delText>
        </w:r>
      </w:del>
      <w:r w:rsidRPr="004B143D">
        <w:rPr>
          <w:rFonts w:ascii="Times New Roman" w:eastAsia="Times New Roman" w:hAnsi="Times New Roman" w:cs="Times New Roman"/>
          <w:sz w:val="24"/>
        </w:rPr>
        <w:t xml:space="preserve">.  </w:t>
      </w:r>
      <w:ins w:id="459" w:author="Unknown" w:date="2014-11-08T23:11:00Z">
        <w:r w:rsidR="00466A39">
          <w:rPr>
            <w:rFonts w:ascii="Times New Roman" w:eastAsia="Times New Roman" w:hAnsi="Times New Roman" w:cs="Times New Roman"/>
            <w:sz w:val="24"/>
          </w:rPr>
          <w:t>“</w:t>
        </w:r>
      </w:ins>
      <w:commentRangeStart w:id="460"/>
      <w:r w:rsidRPr="004B143D">
        <w:rPr>
          <w:rFonts w:ascii="Times New Roman" w:eastAsia="Times New Roman" w:hAnsi="Times New Roman" w:cs="Times New Roman"/>
          <w:sz w:val="24"/>
        </w:rPr>
        <w:t>Gamification</w:t>
      </w:r>
      <w:commentRangeEnd w:id="460"/>
      <w:r w:rsidR="00466A39">
        <w:rPr>
          <w:rStyle w:val="CommentReference"/>
        </w:rPr>
        <w:commentReference w:id="460"/>
      </w:r>
      <w:ins w:id="461" w:author="Unknown" w:date="2014-11-08T23:11:00Z">
        <w:r w:rsidR="00466A39">
          <w:rPr>
            <w:rFonts w:ascii="Times New Roman" w:eastAsia="Times New Roman" w:hAnsi="Times New Roman" w:cs="Times New Roman"/>
            <w:sz w:val="24"/>
          </w:rPr>
          <w:t>”</w:t>
        </w:r>
      </w:ins>
      <w:r w:rsidRPr="004B143D">
        <w:rPr>
          <w:rFonts w:ascii="Times New Roman" w:eastAsia="Times New Roman" w:hAnsi="Times New Roman" w:cs="Times New Roman"/>
          <w:sz w:val="24"/>
        </w:rPr>
        <w:t xml:space="preserve"> </w:t>
      </w:r>
      <w:ins w:id="462" w:author="Unknown" w:date="2014-11-21T20:59:00Z">
        <w:r w:rsidR="00A3599C">
          <w:rPr>
            <w:rFonts w:ascii="Times New Roman" w:eastAsia="Times New Roman" w:hAnsi="Times New Roman" w:cs="Times New Roman"/>
            <w:sz w:val="24"/>
          </w:rPr>
          <w:t>(</w:t>
        </w:r>
        <w:proofErr w:type="spellStart"/>
        <w:r w:rsidR="00A3599C">
          <w:rPr>
            <w:rFonts w:ascii="Times New Roman" w:hAnsi="Times New Roman"/>
            <w:color w:val="222222"/>
            <w:sz w:val="24"/>
            <w:szCs w:val="21"/>
            <w:shd w:val="clear" w:color="auto" w:fill="FFFFFF"/>
          </w:rPr>
          <w:t>Deterding</w:t>
        </w:r>
        <w:proofErr w:type="spellEnd"/>
        <w:r w:rsidR="00A3599C" w:rsidRPr="00A3599C">
          <w:rPr>
            <w:rFonts w:ascii="Times New Roman" w:hAnsi="Times New Roman"/>
            <w:color w:val="222222"/>
            <w:sz w:val="24"/>
            <w:szCs w:val="21"/>
            <w:shd w:val="clear" w:color="auto" w:fill="FFFFFF"/>
          </w:rPr>
          <w:t>, Dixo</w:t>
        </w:r>
        <w:r w:rsidR="00A3599C">
          <w:rPr>
            <w:rFonts w:ascii="Times New Roman" w:hAnsi="Times New Roman"/>
            <w:color w:val="222222"/>
            <w:sz w:val="24"/>
            <w:szCs w:val="21"/>
            <w:shd w:val="clear" w:color="auto" w:fill="FFFFFF"/>
          </w:rPr>
          <w:t xml:space="preserve">n, </w:t>
        </w:r>
        <w:proofErr w:type="spellStart"/>
        <w:r w:rsidR="00A3599C">
          <w:rPr>
            <w:rFonts w:ascii="Times New Roman" w:hAnsi="Times New Roman"/>
            <w:color w:val="222222"/>
            <w:sz w:val="24"/>
            <w:szCs w:val="21"/>
            <w:shd w:val="clear" w:color="auto" w:fill="FFFFFF"/>
          </w:rPr>
          <w:t>Khaled</w:t>
        </w:r>
        <w:proofErr w:type="spellEnd"/>
        <w:r w:rsidR="00A3599C">
          <w:rPr>
            <w:rFonts w:ascii="Times New Roman" w:hAnsi="Times New Roman"/>
            <w:color w:val="222222"/>
            <w:sz w:val="24"/>
            <w:szCs w:val="21"/>
            <w:shd w:val="clear" w:color="auto" w:fill="FFFFFF"/>
          </w:rPr>
          <w:t xml:space="preserve">, &amp; Nacke, </w:t>
        </w:r>
        <w:r w:rsidR="00A3599C" w:rsidRPr="00A3599C">
          <w:rPr>
            <w:rFonts w:ascii="Times New Roman" w:hAnsi="Times New Roman"/>
            <w:color w:val="222222"/>
            <w:sz w:val="24"/>
            <w:szCs w:val="21"/>
            <w:shd w:val="clear" w:color="auto" w:fill="FFFFFF"/>
          </w:rPr>
          <w:t>2011</w:t>
        </w:r>
        <w:r w:rsidR="00A3599C">
          <w:rPr>
            <w:rFonts w:ascii="Times New Roman" w:hAnsi="Times New Roman"/>
            <w:color w:val="222222"/>
            <w:sz w:val="24"/>
            <w:szCs w:val="21"/>
            <w:shd w:val="clear" w:color="auto" w:fill="FFFFFF"/>
          </w:rPr>
          <w:t xml:space="preserve">) </w:t>
        </w:r>
      </w:ins>
      <w:del w:id="463" w:author="Unknown">
        <w:r w:rsidRPr="004B143D" w:rsidDel="00A3599C">
          <w:rPr>
            <w:rFonts w:ascii="Times New Roman" w:eastAsia="Times New Roman" w:hAnsi="Times New Roman" w:cs="Times New Roman"/>
            <w:sz w:val="24"/>
          </w:rPr>
          <w:delText xml:space="preserve">involves </w:delText>
        </w:r>
      </w:del>
      <w:ins w:id="464" w:author="Unknown" w:date="2014-11-21T20:59:00Z">
        <w:r w:rsidR="00A3599C">
          <w:rPr>
            <w:rFonts w:ascii="Times New Roman" w:eastAsia="Times New Roman" w:hAnsi="Times New Roman" w:cs="Times New Roman"/>
            <w:sz w:val="24"/>
          </w:rPr>
          <w:t>is the technique of</w:t>
        </w:r>
        <w:r w:rsidR="00A3599C" w:rsidRPr="004B143D">
          <w:rPr>
            <w:rFonts w:ascii="Times New Roman" w:eastAsia="Times New Roman" w:hAnsi="Times New Roman" w:cs="Times New Roman"/>
            <w:sz w:val="24"/>
          </w:rPr>
          <w:t xml:space="preserve"> </w:t>
        </w:r>
      </w:ins>
      <w:ins w:id="465" w:author="Unknown" w:date="2014-11-21T20:54:00Z">
        <w:r w:rsidR="00B84203">
          <w:rPr>
            <w:rFonts w:ascii="Times New Roman" w:eastAsia="Times New Roman" w:hAnsi="Times New Roman" w:cs="Times New Roman"/>
            <w:sz w:val="24"/>
          </w:rPr>
          <w:t xml:space="preserve">giving </w:t>
        </w:r>
      </w:ins>
      <w:ins w:id="466" w:author="Unknown" w:date="2014-11-08T23:12:00Z">
        <w:del w:id="467" w:author="Unknown" w:date="2014-11-21T20:53:00Z">
          <w:r w:rsidR="00466A39" w:rsidDel="00B84203">
            <w:rPr>
              <w:rFonts w:ascii="Times New Roman" w:eastAsia="Times New Roman" w:hAnsi="Times New Roman" w:cs="Times New Roman"/>
              <w:sz w:val="24"/>
            </w:rPr>
            <w:delText xml:space="preserve">the </w:delText>
          </w:r>
        </w:del>
      </w:ins>
      <w:del w:id="468" w:author="Unknown">
        <w:r w:rsidRPr="004B143D" w:rsidDel="00B84203">
          <w:rPr>
            <w:rFonts w:ascii="Times New Roman" w:eastAsia="Times New Roman" w:hAnsi="Times New Roman" w:cs="Times New Roman"/>
            <w:sz w:val="24"/>
          </w:rPr>
          <w:delText>add</w:delText>
        </w:r>
      </w:del>
      <w:ins w:id="469" w:author="Unknown" w:date="2014-11-08T23:12:00Z">
        <w:del w:id="470" w:author="Unknown" w:date="2014-11-21T20:53:00Z">
          <w:r w:rsidR="00466A39" w:rsidDel="00B84203">
            <w:rPr>
              <w:rFonts w:ascii="Times New Roman" w:eastAsia="Times New Roman" w:hAnsi="Times New Roman" w:cs="Times New Roman"/>
              <w:sz w:val="24"/>
            </w:rPr>
            <w:delText>ition</w:delText>
          </w:r>
        </w:del>
      </w:ins>
      <w:ins w:id="471" w:author="Unknown" w:date="2014-11-21T20:53:00Z">
        <w:r w:rsidR="00B84203">
          <w:rPr>
            <w:rFonts w:ascii="Times New Roman" w:eastAsia="Times New Roman" w:hAnsi="Times New Roman" w:cs="Times New Roman"/>
            <w:sz w:val="24"/>
          </w:rPr>
          <w:t>rewards</w:t>
        </w:r>
      </w:ins>
      <w:del w:id="472" w:author="Unknown">
        <w:r w:rsidRPr="004B143D" w:rsidDel="00466A39">
          <w:rPr>
            <w:rFonts w:ascii="Times New Roman" w:eastAsia="Times New Roman" w:hAnsi="Times New Roman" w:cs="Times New Roman"/>
            <w:sz w:val="24"/>
          </w:rPr>
          <w:delText>ing</w:delText>
        </w:r>
      </w:del>
      <w:ins w:id="473" w:author="Unknown" w:date="2014-11-21T20:54:00Z">
        <w:r w:rsidR="00B84203">
          <w:rPr>
            <w:rFonts w:ascii="Times New Roman" w:eastAsia="Times New Roman" w:hAnsi="Times New Roman" w:cs="Times New Roman"/>
            <w:sz w:val="24"/>
          </w:rPr>
          <w:t xml:space="preserve"> usually found in games</w:t>
        </w:r>
      </w:ins>
      <w:del w:id="474" w:author="Unknown">
        <w:r w:rsidRPr="004B143D" w:rsidDel="00B84203">
          <w:rPr>
            <w:rFonts w:ascii="Times New Roman" w:eastAsia="Times New Roman" w:hAnsi="Times New Roman" w:cs="Times New Roman"/>
            <w:sz w:val="24"/>
          </w:rPr>
          <w:delText xml:space="preserve"> </w:delText>
        </w:r>
      </w:del>
      <w:ins w:id="475" w:author="Unknown" w:date="2014-11-08T23:12:00Z">
        <w:del w:id="476" w:author="Unknown" w:date="2014-11-21T20:54:00Z">
          <w:r w:rsidR="00466A39" w:rsidDel="00B84203">
            <w:rPr>
              <w:rFonts w:ascii="Times New Roman" w:eastAsia="Times New Roman" w:hAnsi="Times New Roman" w:cs="Times New Roman"/>
              <w:sz w:val="24"/>
            </w:rPr>
            <w:delText xml:space="preserve">of </w:delText>
          </w:r>
        </w:del>
      </w:ins>
      <w:del w:id="477" w:author="Unknown">
        <w:r w:rsidRPr="004B143D" w:rsidDel="00B84203">
          <w:rPr>
            <w:rFonts w:ascii="Times New Roman" w:eastAsia="Times New Roman" w:hAnsi="Times New Roman" w:cs="Times New Roman"/>
            <w:sz w:val="24"/>
          </w:rPr>
          <w:delText xml:space="preserve">the </w:delText>
        </w:r>
      </w:del>
      <w:ins w:id="478" w:author="Unknown" w:date="2014-11-08T23:12:00Z">
        <w:del w:id="479" w:author="Unknown" w:date="2014-11-21T20:54:00Z">
          <w:r w:rsidR="00466A39" w:rsidDel="00B84203">
            <w:rPr>
              <w:rFonts w:ascii="Times New Roman" w:eastAsia="Times New Roman" w:hAnsi="Times New Roman" w:cs="Times New Roman"/>
              <w:sz w:val="24"/>
            </w:rPr>
            <w:delText>game-like features</w:delText>
          </w:r>
        </w:del>
      </w:ins>
      <w:del w:id="480" w:author="Unknown">
        <w:r w:rsidRPr="004B143D" w:rsidDel="00466A39">
          <w:rPr>
            <w:rFonts w:ascii="Times New Roman" w:eastAsia="Times New Roman" w:hAnsi="Times New Roman" w:cs="Times New Roman"/>
            <w:sz w:val="24"/>
          </w:rPr>
          <w:delText>trappings of games</w:delText>
        </w:r>
      </w:del>
      <w:r w:rsidRPr="004B143D">
        <w:rPr>
          <w:rFonts w:ascii="Times New Roman" w:eastAsia="Times New Roman" w:hAnsi="Times New Roman" w:cs="Times New Roman"/>
          <w:sz w:val="24"/>
        </w:rPr>
        <w:t xml:space="preserve">, such as points, </w:t>
      </w:r>
      <w:ins w:id="481" w:author="Unknown" w:date="2014-11-08T23:12:00Z">
        <w:del w:id="482" w:author="Unknown" w:date="2014-11-21T20:52:00Z">
          <w:r w:rsidR="00466A39" w:rsidDel="00B84203">
            <w:rPr>
              <w:rFonts w:ascii="Times New Roman" w:eastAsia="Times New Roman" w:hAnsi="Times New Roman" w:cs="Times New Roman"/>
              <w:sz w:val="24"/>
            </w:rPr>
            <w:delText>“</w:delText>
          </w:r>
        </w:del>
      </w:ins>
      <w:r w:rsidRPr="004B143D">
        <w:rPr>
          <w:rFonts w:ascii="Times New Roman" w:eastAsia="Times New Roman" w:hAnsi="Times New Roman" w:cs="Times New Roman"/>
          <w:sz w:val="24"/>
        </w:rPr>
        <w:t>badges,</w:t>
      </w:r>
      <w:ins w:id="483" w:author="Unknown" w:date="2014-11-08T23:12:00Z">
        <w:del w:id="484" w:author="Unknown" w:date="2014-11-21T20:52:00Z">
          <w:r w:rsidR="00466A39" w:rsidDel="00B84203">
            <w:rPr>
              <w:rFonts w:ascii="Times New Roman" w:eastAsia="Times New Roman" w:hAnsi="Times New Roman" w:cs="Times New Roman"/>
              <w:sz w:val="24"/>
            </w:rPr>
            <w:delText>”</w:delText>
          </w:r>
        </w:del>
      </w:ins>
      <w:r w:rsidRPr="004B143D">
        <w:rPr>
          <w:rFonts w:ascii="Times New Roman" w:eastAsia="Times New Roman" w:hAnsi="Times New Roman" w:cs="Times New Roman"/>
          <w:sz w:val="24"/>
        </w:rPr>
        <w:t xml:space="preserve"> </w:t>
      </w:r>
      <w:ins w:id="485" w:author="Unknown" w:date="2014-11-08T23:12:00Z">
        <w:del w:id="486" w:author="Unknown" w:date="2014-11-21T20:52:00Z">
          <w:r w:rsidR="00466A39" w:rsidDel="00B84203">
            <w:rPr>
              <w:rFonts w:ascii="Times New Roman" w:eastAsia="Times New Roman" w:hAnsi="Times New Roman" w:cs="Times New Roman"/>
              <w:sz w:val="24"/>
            </w:rPr>
            <w:delText>“</w:delText>
          </w:r>
        </w:del>
      </w:ins>
      <w:r w:rsidRPr="004B143D">
        <w:rPr>
          <w:rFonts w:ascii="Times New Roman" w:eastAsia="Times New Roman" w:hAnsi="Times New Roman" w:cs="Times New Roman"/>
          <w:sz w:val="24"/>
        </w:rPr>
        <w:t>levels</w:t>
      </w:r>
      <w:ins w:id="487" w:author="Unknown" w:date="2014-11-08T23:12:00Z">
        <w:del w:id="488" w:author="Unknown" w:date="2014-11-21T20:52:00Z">
          <w:r w:rsidR="00466A39" w:rsidDel="00B84203">
            <w:rPr>
              <w:rFonts w:ascii="Times New Roman" w:eastAsia="Times New Roman" w:hAnsi="Times New Roman" w:cs="Times New Roman"/>
              <w:sz w:val="24"/>
            </w:rPr>
            <w:delText>”</w:delText>
          </w:r>
        </w:del>
      </w:ins>
      <w:r w:rsidRPr="004B143D">
        <w:rPr>
          <w:rFonts w:ascii="Times New Roman" w:eastAsia="Times New Roman" w:hAnsi="Times New Roman" w:cs="Times New Roman"/>
          <w:sz w:val="24"/>
        </w:rPr>
        <w:t xml:space="preserve"> and </w:t>
      </w:r>
      <w:ins w:id="489" w:author="Unknown" w:date="2014-11-08T23:12:00Z">
        <w:del w:id="490" w:author="Unknown" w:date="2014-11-21T20:52:00Z">
          <w:r w:rsidR="00466A39" w:rsidDel="00B84203">
            <w:rPr>
              <w:rFonts w:ascii="Times New Roman" w:eastAsia="Times New Roman" w:hAnsi="Times New Roman" w:cs="Times New Roman"/>
              <w:sz w:val="24"/>
            </w:rPr>
            <w:delText>“</w:delText>
          </w:r>
        </w:del>
      </w:ins>
      <w:r w:rsidRPr="004B143D">
        <w:rPr>
          <w:rFonts w:ascii="Times New Roman" w:eastAsia="Times New Roman" w:hAnsi="Times New Roman" w:cs="Times New Roman"/>
          <w:sz w:val="24"/>
        </w:rPr>
        <w:t>achievements</w:t>
      </w:r>
      <w:ins w:id="491" w:author="Unknown" w:date="2014-11-21T20:53:00Z">
        <w:r w:rsidR="00B84203">
          <w:rPr>
            <w:rFonts w:ascii="Times New Roman" w:eastAsia="Times New Roman" w:hAnsi="Times New Roman" w:cs="Times New Roman"/>
            <w:sz w:val="24"/>
          </w:rPr>
          <w:t>,</w:t>
        </w:r>
      </w:ins>
      <w:del w:id="492" w:author="Unknown">
        <w:r w:rsidRPr="004B143D" w:rsidDel="00B84203">
          <w:rPr>
            <w:rFonts w:ascii="Times New Roman" w:eastAsia="Times New Roman" w:hAnsi="Times New Roman" w:cs="Times New Roman"/>
            <w:sz w:val="24"/>
          </w:rPr>
          <w:delText>,</w:delText>
        </w:r>
      </w:del>
      <w:ins w:id="493" w:author="Unknown" w:date="2014-11-08T23:13:00Z">
        <w:del w:id="494" w:author="Unknown" w:date="2014-11-21T20:53:00Z">
          <w:r w:rsidR="00466A39" w:rsidDel="00B84203">
            <w:rPr>
              <w:rFonts w:ascii="Times New Roman" w:eastAsia="Times New Roman" w:hAnsi="Times New Roman" w:cs="Times New Roman"/>
              <w:sz w:val="24"/>
            </w:rPr>
            <w:delText>”</w:delText>
          </w:r>
        </w:del>
      </w:ins>
      <w:r w:rsidRPr="004B143D">
        <w:rPr>
          <w:rFonts w:ascii="Times New Roman" w:eastAsia="Times New Roman" w:hAnsi="Times New Roman" w:cs="Times New Roman"/>
          <w:sz w:val="24"/>
        </w:rPr>
        <w:t xml:space="preserve"> </w:t>
      </w:r>
      <w:ins w:id="495" w:author="Unknown" w:date="2014-11-21T20:53:00Z">
        <w:r w:rsidR="00B84203">
          <w:rPr>
            <w:rFonts w:ascii="Times New Roman" w:eastAsia="Times New Roman" w:hAnsi="Times New Roman" w:cs="Times New Roman"/>
            <w:sz w:val="24"/>
          </w:rPr>
          <w:t xml:space="preserve">contingent upon </w:t>
        </w:r>
      </w:ins>
      <w:del w:id="496" w:author="Unknown">
        <w:r w:rsidRPr="004B143D" w:rsidDel="00B84203">
          <w:rPr>
            <w:rFonts w:ascii="Times New Roman" w:eastAsia="Times New Roman" w:hAnsi="Times New Roman" w:cs="Times New Roman"/>
            <w:sz w:val="24"/>
          </w:rPr>
          <w:delText>to</w:delText>
        </w:r>
      </w:del>
      <w:ins w:id="497" w:author="Unknown" w:date="2014-11-08T23:13:00Z">
        <w:del w:id="498" w:author="Unknown" w:date="2014-11-21T20:53:00Z">
          <w:r w:rsidR="00466A39" w:rsidDel="00B84203">
            <w:rPr>
              <w:rFonts w:ascii="Times New Roman" w:eastAsia="Times New Roman" w:hAnsi="Times New Roman" w:cs="Times New Roman"/>
              <w:sz w:val="24"/>
            </w:rPr>
            <w:delText xml:space="preserve"> the </w:delText>
          </w:r>
        </w:del>
      </w:ins>
      <w:ins w:id="499" w:author="Unknown" w:date="2014-11-21T20:53:00Z">
        <w:r w:rsidR="00B84203">
          <w:rPr>
            <w:rFonts w:ascii="Times New Roman" w:eastAsia="Times New Roman" w:hAnsi="Times New Roman" w:cs="Times New Roman"/>
            <w:sz w:val="24"/>
          </w:rPr>
          <w:t xml:space="preserve">the </w:t>
        </w:r>
      </w:ins>
      <w:ins w:id="500" w:author="Unknown" w:date="2014-11-08T23:13:00Z">
        <w:r w:rsidR="00466A39">
          <w:rPr>
            <w:rFonts w:ascii="Times New Roman" w:eastAsia="Times New Roman" w:hAnsi="Times New Roman" w:cs="Times New Roman"/>
            <w:sz w:val="24"/>
          </w:rPr>
          <w:t>performance</w:t>
        </w:r>
      </w:ins>
      <w:ins w:id="501" w:author="Unknown" w:date="2014-11-21T20:53:00Z">
        <w:r w:rsidR="00B84203">
          <w:rPr>
            <w:rFonts w:ascii="Times New Roman" w:eastAsia="Times New Roman" w:hAnsi="Times New Roman" w:cs="Times New Roman"/>
            <w:sz w:val="24"/>
          </w:rPr>
          <w:t xml:space="preserve"> of the user</w:t>
        </w:r>
      </w:ins>
      <w:ins w:id="502" w:author="Unknown" w:date="2014-11-08T23:13:00Z">
        <w:del w:id="503" w:author="Unknown" w:date="2014-11-21T20:53:00Z">
          <w:r w:rsidR="00466A39" w:rsidDel="00B84203">
            <w:rPr>
              <w:rFonts w:ascii="Times New Roman" w:eastAsia="Times New Roman" w:hAnsi="Times New Roman" w:cs="Times New Roman"/>
              <w:sz w:val="24"/>
            </w:rPr>
            <w:delText xml:space="preserve"> of</w:delText>
          </w:r>
        </w:del>
      </w:ins>
      <w:del w:id="504" w:author="Unknown">
        <w:r w:rsidRPr="004B143D" w:rsidDel="00B84203">
          <w:rPr>
            <w:rFonts w:ascii="Times New Roman" w:eastAsia="Times New Roman" w:hAnsi="Times New Roman" w:cs="Times New Roman"/>
            <w:sz w:val="24"/>
          </w:rPr>
          <w:delText xml:space="preserve"> actions </w:delText>
        </w:r>
      </w:del>
      <w:commentRangeStart w:id="505"/>
      <w:ins w:id="506" w:author="Unknown" w:date="2014-11-08T23:13:00Z">
        <w:del w:id="507" w:author="Unknown" w:date="2014-11-21T20:53:00Z">
          <w:r w:rsidR="00466A39" w:rsidDel="00B84203">
            <w:rPr>
              <w:rFonts w:ascii="Times New Roman" w:eastAsia="Times New Roman" w:hAnsi="Times New Roman" w:cs="Times New Roman"/>
              <w:sz w:val="24"/>
            </w:rPr>
            <w:delText>or the achievement of</w:delText>
          </w:r>
        </w:del>
      </w:ins>
      <w:del w:id="508" w:author="Unknown">
        <w:r w:rsidRPr="004B143D" w:rsidDel="00B84203">
          <w:rPr>
            <w:rFonts w:ascii="Times New Roman" w:eastAsia="Times New Roman" w:hAnsi="Times New Roman" w:cs="Times New Roman"/>
            <w:sz w:val="24"/>
          </w:rPr>
          <w:delText xml:space="preserve">and </w:delText>
        </w:r>
        <w:r w:rsidR="00BC218F" w:rsidRPr="004B143D" w:rsidDel="00B84203">
          <w:rPr>
            <w:rFonts w:ascii="Times New Roman" w:eastAsia="Times New Roman" w:hAnsi="Times New Roman" w:cs="Times New Roman"/>
            <w:sz w:val="24"/>
          </w:rPr>
          <w:delText>relationships</w:delText>
        </w:r>
        <w:commentRangeEnd w:id="505"/>
        <w:r w:rsidR="00466A39" w:rsidDel="00B84203">
          <w:rPr>
            <w:rStyle w:val="CommentReference"/>
          </w:rPr>
          <w:commentReference w:id="505"/>
        </w:r>
        <w:r w:rsidR="00BC218F" w:rsidRPr="004B143D" w:rsidDel="00B84203">
          <w:rPr>
            <w:rFonts w:ascii="Times New Roman" w:eastAsia="Times New Roman" w:hAnsi="Times New Roman" w:cs="Times New Roman"/>
            <w:sz w:val="24"/>
          </w:rPr>
          <w:delText>, which</w:delText>
        </w:r>
        <w:r w:rsidRPr="004B143D" w:rsidDel="00B84203">
          <w:rPr>
            <w:rFonts w:ascii="Times New Roman" w:eastAsia="Times New Roman" w:hAnsi="Times New Roman" w:cs="Times New Roman"/>
            <w:sz w:val="24"/>
          </w:rPr>
          <w:delText xml:space="preserve"> </w:delText>
        </w:r>
      </w:del>
      <w:ins w:id="509" w:author="Unknown" w:date="2014-11-08T23:13:00Z">
        <w:del w:id="510" w:author="Unknown" w:date="2014-11-21T20:53:00Z">
          <w:r w:rsidR="00466A39" w:rsidDel="00B84203">
            <w:rPr>
              <w:rFonts w:ascii="Times New Roman" w:eastAsia="Times New Roman" w:hAnsi="Times New Roman" w:cs="Times New Roman"/>
              <w:sz w:val="24"/>
            </w:rPr>
            <w:delText xml:space="preserve">would </w:delText>
          </w:r>
        </w:del>
      </w:ins>
      <w:del w:id="511" w:author="Unknown">
        <w:r w:rsidRPr="004B143D" w:rsidDel="00B84203">
          <w:rPr>
            <w:rFonts w:ascii="Times New Roman" w:eastAsia="Times New Roman" w:hAnsi="Times New Roman" w:cs="Times New Roman"/>
            <w:sz w:val="24"/>
          </w:rPr>
          <w:delText xml:space="preserve">ordinarily lack such </w:delText>
        </w:r>
      </w:del>
      <w:ins w:id="512" w:author="Unknown" w:date="2014-11-08T23:14:00Z">
        <w:del w:id="513" w:author="Unknown" w:date="2014-11-21T20:53:00Z">
          <w:r w:rsidR="00466A39" w:rsidDel="00B84203">
            <w:rPr>
              <w:rFonts w:ascii="Times New Roman" w:eastAsia="Times New Roman" w:hAnsi="Times New Roman" w:cs="Times New Roman"/>
              <w:sz w:val="24"/>
            </w:rPr>
            <w:delText>incentives</w:delText>
          </w:r>
        </w:del>
      </w:ins>
      <w:del w:id="514" w:author="Unknown">
        <w:r w:rsidRPr="004B143D" w:rsidDel="00466A39">
          <w:rPr>
            <w:rFonts w:ascii="Times New Roman" w:eastAsia="Times New Roman" w:hAnsi="Times New Roman" w:cs="Times New Roman"/>
            <w:sz w:val="24"/>
          </w:rPr>
          <w:delText>trappings</w:delText>
        </w:r>
      </w:del>
      <w:r w:rsidRPr="004B143D">
        <w:rPr>
          <w:rFonts w:ascii="Times New Roman" w:eastAsia="Times New Roman" w:hAnsi="Times New Roman" w:cs="Times New Roman"/>
          <w:sz w:val="24"/>
        </w:rPr>
        <w:t xml:space="preserve">.  For instance, </w:t>
      </w:r>
      <w:proofErr w:type="spellStart"/>
      <w:ins w:id="515" w:author="Unknown" w:date="2014-11-22T13:53:00Z">
        <w:r w:rsidR="00F172B5">
          <w:rPr>
            <w:rFonts w:ascii="Times New Roman" w:eastAsia="Times New Roman" w:hAnsi="Times New Roman" w:cs="Times New Roman"/>
            <w:sz w:val="24"/>
          </w:rPr>
          <w:t>Duolingo</w:t>
        </w:r>
        <w:proofErr w:type="spellEnd"/>
        <w:r w:rsidR="00F172B5">
          <w:rPr>
            <w:rFonts w:ascii="Times New Roman" w:eastAsia="Times New Roman" w:hAnsi="Times New Roman" w:cs="Times New Roman"/>
            <w:sz w:val="24"/>
          </w:rPr>
          <w:t xml:space="preserve"> (</w:t>
        </w:r>
        <w:del w:id="516" w:author="Jeff Greenfield" w:date="2014-11-23T15:40:00Z">
          <w:r w:rsidR="00F172B5" w:rsidDel="00D56223">
            <w:rPr>
              <w:rFonts w:ascii="Times New Roman" w:eastAsia="Times New Roman" w:hAnsi="Times New Roman" w:cs="Times New Roman"/>
              <w:sz w:val="24"/>
            </w:rPr>
            <w:delText>Duolingo, 2014</w:delText>
          </w:r>
        </w:del>
      </w:ins>
      <w:ins w:id="517" w:author="Jeff Greenfield" w:date="2014-11-23T15:40:00Z">
        <w:r w:rsidR="00D56223">
          <w:rPr>
            <w:rFonts w:ascii="Times New Roman" w:eastAsia="Times New Roman" w:hAnsi="Times New Roman" w:cs="Times New Roman"/>
            <w:sz w:val="24"/>
          </w:rPr>
          <w:t>www.duolingo.com</w:t>
        </w:r>
      </w:ins>
      <w:ins w:id="518" w:author="Unknown" w:date="2014-11-22T13:53:00Z">
        <w:r w:rsidR="00F172B5">
          <w:rPr>
            <w:rFonts w:ascii="Times New Roman" w:eastAsia="Times New Roman" w:hAnsi="Times New Roman" w:cs="Times New Roman"/>
            <w:sz w:val="24"/>
          </w:rPr>
          <w:t>)</w:t>
        </w:r>
      </w:ins>
      <w:del w:id="519" w:author="Unknown">
        <w:r w:rsidRPr="004B143D" w:rsidDel="00F172B5">
          <w:rPr>
            <w:rFonts w:ascii="Times New Roman" w:eastAsia="Times New Roman" w:hAnsi="Times New Roman" w:cs="Times New Roman"/>
            <w:sz w:val="24"/>
          </w:rPr>
          <w:delText xml:space="preserve">the website </w:delText>
        </w:r>
      </w:del>
      <w:ins w:id="520" w:author="Unknown" w:date="2014-11-22T13:55:00Z">
        <w:r w:rsidR="00BD4038">
          <w:rPr>
            <w:rFonts w:ascii="Times New Roman" w:eastAsia="Times New Roman" w:hAnsi="Times New Roman" w:cs="Times New Roman"/>
            <w:sz w:val="24"/>
            <w:u w:val="single"/>
          </w:rPr>
          <w:fldChar w:fldCharType="begin"/>
        </w:r>
        <w:r w:rsidR="00F172B5">
          <w:rPr>
            <w:rFonts w:ascii="Times New Roman" w:eastAsia="Times New Roman" w:hAnsi="Times New Roman" w:cs="Times New Roman"/>
            <w:sz w:val="24"/>
            <w:u w:val="single"/>
          </w:rPr>
          <w:instrText xml:space="preserve"> HYPERLINK "http://" </w:instrText>
        </w:r>
        <w:r w:rsidR="00BD4038">
          <w:rPr>
            <w:rFonts w:ascii="Times New Roman" w:eastAsia="Times New Roman" w:hAnsi="Times New Roman" w:cs="Times New Roman"/>
            <w:sz w:val="24"/>
            <w:u w:val="single"/>
          </w:rPr>
          <w:fldChar w:fldCharType="separate"/>
        </w:r>
      </w:ins>
      <w:del w:id="521" w:author="Unknown">
        <w:r w:rsidR="00F172B5" w:rsidRPr="00AD445C" w:rsidDel="00F172B5">
          <w:rPr>
            <w:rStyle w:val="Hyperlink"/>
            <w:rFonts w:ascii="Times New Roman" w:eastAsia="Times New Roman" w:hAnsi="Times New Roman" w:cs="Times New Roman"/>
            <w:sz w:val="24"/>
          </w:rPr>
          <w:delText>www.duolingo.com</w:delText>
        </w:r>
      </w:del>
      <w:ins w:id="522" w:author="Unknown" w:date="2014-11-22T13:55:00Z">
        <w:r w:rsidR="00BD4038">
          <w:rPr>
            <w:rFonts w:ascii="Times New Roman" w:eastAsia="Times New Roman" w:hAnsi="Times New Roman" w:cs="Times New Roman"/>
            <w:sz w:val="24"/>
            <w:u w:val="single"/>
          </w:rPr>
          <w:fldChar w:fldCharType="end"/>
        </w:r>
        <w:commentRangeStart w:id="523"/>
        <w:r w:rsidR="00F172B5">
          <w:rPr>
            <w:rFonts w:ascii="Times New Roman" w:eastAsia="Times New Roman" w:hAnsi="Times New Roman" w:cs="Times New Roman"/>
            <w:sz w:val="24"/>
          </w:rPr>
          <w:t xml:space="preserve"> r</w:t>
        </w:r>
      </w:ins>
      <w:del w:id="524" w:author="Unknown">
        <w:r w:rsidRPr="004B143D" w:rsidDel="00F172B5">
          <w:rPr>
            <w:rFonts w:ascii="Times New Roman" w:eastAsia="Times New Roman" w:hAnsi="Times New Roman" w:cs="Times New Roman"/>
            <w:sz w:val="24"/>
          </w:rPr>
          <w:delText xml:space="preserve">, </w:delText>
        </w:r>
        <w:commentRangeEnd w:id="523"/>
        <w:r w:rsidR="00466A39" w:rsidDel="00F172B5">
          <w:rPr>
            <w:rStyle w:val="CommentReference"/>
          </w:rPr>
          <w:commentReference w:id="523"/>
        </w:r>
      </w:del>
      <w:ins w:id="525" w:author="Unknown" w:date="2014-11-08T23:15:00Z">
        <w:del w:id="526" w:author="Unknown" w:date="2014-11-22T13:54:00Z">
          <w:r w:rsidR="00466A39" w:rsidDel="00F172B5">
            <w:rPr>
              <w:rFonts w:ascii="Times New Roman" w:eastAsia="Times New Roman" w:hAnsi="Times New Roman" w:cs="Times New Roman"/>
              <w:sz w:val="24"/>
            </w:rPr>
            <w:delText>(</w:delText>
          </w:r>
        </w:del>
      </w:ins>
      <w:del w:id="527" w:author="Unknown">
        <w:r w:rsidRPr="004B143D" w:rsidDel="00F172B5">
          <w:rPr>
            <w:rFonts w:ascii="Times New Roman" w:eastAsia="Times New Roman" w:hAnsi="Times New Roman" w:cs="Times New Roman"/>
            <w:sz w:val="24"/>
          </w:rPr>
          <w:delText>a free resource for language learning</w:delText>
        </w:r>
      </w:del>
      <w:ins w:id="528" w:author="Unknown" w:date="2014-11-08T23:15:00Z">
        <w:del w:id="529" w:author="Unknown" w:date="2014-11-22T13:54:00Z">
          <w:r w:rsidR="00466A39" w:rsidDel="00F172B5">
            <w:rPr>
              <w:rFonts w:ascii="Times New Roman" w:eastAsia="Times New Roman" w:hAnsi="Times New Roman" w:cs="Times New Roman"/>
              <w:sz w:val="24"/>
            </w:rPr>
            <w:delText>)</w:delText>
          </w:r>
        </w:del>
      </w:ins>
      <w:del w:id="530" w:author="Unknown">
        <w:r w:rsidRPr="004B143D" w:rsidDel="00F172B5">
          <w:rPr>
            <w:rFonts w:ascii="Times New Roman" w:eastAsia="Times New Roman" w:hAnsi="Times New Roman" w:cs="Times New Roman"/>
            <w:sz w:val="24"/>
          </w:rPr>
          <w:delText>, r</w:delText>
        </w:r>
      </w:del>
      <w:r w:rsidRPr="004B143D">
        <w:rPr>
          <w:rFonts w:ascii="Times New Roman" w:eastAsia="Times New Roman" w:hAnsi="Times New Roman" w:cs="Times New Roman"/>
          <w:sz w:val="24"/>
        </w:rPr>
        <w:t xml:space="preserve">ewards a user with points for every completed exercise.  If a user achieves a certain point total, that user’s level </w:t>
      </w:r>
      <w:commentRangeStart w:id="531"/>
      <w:r w:rsidRPr="004B143D">
        <w:rPr>
          <w:rFonts w:ascii="Times New Roman" w:eastAsia="Times New Roman" w:hAnsi="Times New Roman" w:cs="Times New Roman"/>
          <w:sz w:val="24"/>
        </w:rPr>
        <w:t>increases</w:t>
      </w:r>
      <w:commentRangeEnd w:id="531"/>
      <w:r w:rsidR="00466A39">
        <w:rPr>
          <w:rStyle w:val="CommentReference"/>
        </w:rPr>
        <w:commentReference w:id="531"/>
      </w:r>
      <w:r w:rsidRPr="004B143D">
        <w:rPr>
          <w:rFonts w:ascii="Times New Roman" w:eastAsia="Times New Roman" w:hAnsi="Times New Roman" w:cs="Times New Roman"/>
          <w:sz w:val="24"/>
        </w:rPr>
        <w:t xml:space="preserve">.  </w:t>
      </w:r>
      <w:ins w:id="532" w:author="Unknown" w:date="2014-11-22T14:04:00Z">
        <w:r w:rsidR="00BD5A0E">
          <w:rPr>
            <w:rFonts w:ascii="Times New Roman" w:eastAsia="Times New Roman" w:hAnsi="Times New Roman" w:cs="Times New Roman"/>
            <w:sz w:val="24"/>
          </w:rPr>
          <w:t>When a user completes a</w:t>
        </w:r>
        <w:del w:id="533" w:author="Unknown" w:date="2014-11-22T14:12:00Z">
          <w:r w:rsidR="00BD5A0E" w:rsidDel="001F7EE9">
            <w:rPr>
              <w:rFonts w:ascii="Times New Roman" w:eastAsia="Times New Roman" w:hAnsi="Times New Roman" w:cs="Times New Roman"/>
              <w:sz w:val="24"/>
            </w:rPr>
            <w:delText xml:space="preserve"> large</w:delText>
          </w:r>
        </w:del>
        <w:r w:rsidR="00BD5A0E">
          <w:rPr>
            <w:rFonts w:ascii="Times New Roman" w:eastAsia="Times New Roman" w:hAnsi="Times New Roman" w:cs="Times New Roman"/>
            <w:sz w:val="24"/>
          </w:rPr>
          <w:t xml:space="preserve"> block of lessons, </w:t>
        </w:r>
      </w:ins>
      <w:ins w:id="534" w:author="Unknown" w:date="2014-11-22T14:05:00Z">
        <w:r w:rsidR="00BD5A0E">
          <w:rPr>
            <w:rFonts w:ascii="Times New Roman" w:eastAsia="Times New Roman" w:hAnsi="Times New Roman" w:cs="Times New Roman"/>
            <w:sz w:val="24"/>
          </w:rPr>
          <w:t xml:space="preserve">a </w:t>
        </w:r>
      </w:ins>
      <w:ins w:id="535" w:author="Unknown" w:date="2014-11-22T14:03:00Z">
        <w:r w:rsidR="00BD5A0E">
          <w:rPr>
            <w:rFonts w:ascii="Times New Roman" w:eastAsia="Times New Roman" w:hAnsi="Times New Roman" w:cs="Times New Roman"/>
            <w:sz w:val="24"/>
          </w:rPr>
          <w:t xml:space="preserve">badge </w:t>
        </w:r>
      </w:ins>
      <w:ins w:id="536" w:author="Unknown" w:date="2014-11-22T14:05:00Z">
        <w:r w:rsidR="00BD5A0E">
          <w:rPr>
            <w:rFonts w:ascii="Times New Roman" w:eastAsia="Times New Roman" w:hAnsi="Times New Roman" w:cs="Times New Roman"/>
            <w:sz w:val="24"/>
          </w:rPr>
          <w:t xml:space="preserve">is </w:t>
        </w:r>
      </w:ins>
      <w:ins w:id="537" w:author="Unknown" w:date="2014-11-22T14:03:00Z">
        <w:r w:rsidR="00BD5A0E">
          <w:rPr>
            <w:rFonts w:ascii="Times New Roman" w:eastAsia="Times New Roman" w:hAnsi="Times New Roman" w:cs="Times New Roman"/>
            <w:sz w:val="24"/>
          </w:rPr>
          <w:t xml:space="preserve">awarded </w:t>
        </w:r>
      </w:ins>
      <w:ins w:id="538" w:author="Unknown" w:date="2014-11-22T14:05:00Z">
        <w:r w:rsidR="00BD5A0E">
          <w:rPr>
            <w:rFonts w:ascii="Times New Roman" w:eastAsia="Times New Roman" w:hAnsi="Times New Roman" w:cs="Times New Roman"/>
            <w:sz w:val="24"/>
          </w:rPr>
          <w:t>and a notification is posted to Facebook</w:t>
        </w:r>
      </w:ins>
      <w:ins w:id="539" w:author="Unknown" w:date="2014-11-22T14:03:00Z">
        <w:r w:rsidR="00BD5A0E">
          <w:rPr>
            <w:rFonts w:ascii="Times New Roman" w:eastAsia="Times New Roman" w:hAnsi="Times New Roman" w:cs="Times New Roman"/>
            <w:sz w:val="24"/>
          </w:rPr>
          <w:t xml:space="preserve">.  </w:t>
        </w:r>
      </w:ins>
      <w:ins w:id="540" w:author="Unknown" w:date="2014-11-22T13:56:00Z">
        <w:r w:rsidR="00F172B5">
          <w:rPr>
            <w:rFonts w:ascii="Times New Roman" w:eastAsia="Times New Roman" w:hAnsi="Times New Roman" w:cs="Times New Roman"/>
            <w:sz w:val="24"/>
          </w:rPr>
          <w:t xml:space="preserve">The effects of gamification on </w:t>
        </w:r>
      </w:ins>
      <w:ins w:id="541" w:author="Unknown" w:date="2014-11-22T14:00:00Z">
        <w:r w:rsidR="00BD5A0E">
          <w:rPr>
            <w:rFonts w:ascii="Times New Roman" w:eastAsia="Times New Roman" w:hAnsi="Times New Roman" w:cs="Times New Roman"/>
            <w:sz w:val="24"/>
          </w:rPr>
          <w:t>motivatio</w:t>
        </w:r>
      </w:ins>
      <w:ins w:id="542" w:author="Unknown" w:date="2014-11-22T14:01:00Z">
        <w:r w:rsidR="00BD5A0E">
          <w:rPr>
            <w:rFonts w:ascii="Times New Roman" w:eastAsia="Times New Roman" w:hAnsi="Times New Roman" w:cs="Times New Roman"/>
            <w:sz w:val="24"/>
          </w:rPr>
          <w:t xml:space="preserve">n seem to be positive, but the results are </w:t>
        </w:r>
      </w:ins>
      <w:ins w:id="543" w:author="Unknown" w:date="2014-11-22T14:02:00Z">
        <w:r w:rsidR="00BD5A0E">
          <w:rPr>
            <w:rFonts w:ascii="Times New Roman" w:eastAsia="Times New Roman" w:hAnsi="Times New Roman" w:cs="Times New Roman"/>
            <w:sz w:val="24"/>
          </w:rPr>
          <w:t xml:space="preserve">highly </w:t>
        </w:r>
      </w:ins>
      <w:ins w:id="544" w:author="Unknown" w:date="2014-11-22T14:01:00Z">
        <w:r w:rsidR="00BD5A0E">
          <w:rPr>
            <w:rFonts w:ascii="Times New Roman" w:eastAsia="Times New Roman" w:hAnsi="Times New Roman" w:cs="Times New Roman"/>
            <w:sz w:val="24"/>
          </w:rPr>
          <w:t>dependent upon both the context and the user</w:t>
        </w:r>
      </w:ins>
      <w:ins w:id="545" w:author="Unknown" w:date="2014-11-22T14:02:00Z">
        <w:r w:rsidR="00BD5A0E">
          <w:rPr>
            <w:rFonts w:ascii="Times New Roman" w:eastAsia="Times New Roman" w:hAnsi="Times New Roman" w:cs="Times New Roman"/>
            <w:sz w:val="24"/>
          </w:rPr>
          <w:t xml:space="preserve"> (</w:t>
        </w:r>
      </w:ins>
      <w:proofErr w:type="spellStart"/>
      <w:ins w:id="546" w:author="Unknown" w:date="2014-11-22T14:03:00Z">
        <w:r w:rsidR="00BD5A0E">
          <w:rPr>
            <w:rFonts w:ascii="Times New Roman" w:hAnsi="Times New Roman"/>
            <w:color w:val="222222"/>
            <w:sz w:val="24"/>
            <w:szCs w:val="21"/>
            <w:shd w:val="clear" w:color="auto" w:fill="FFFFFF"/>
          </w:rPr>
          <w:t>Hamari</w:t>
        </w:r>
        <w:proofErr w:type="spellEnd"/>
        <w:r w:rsidR="00BD5A0E" w:rsidRPr="00F172B5">
          <w:rPr>
            <w:rFonts w:ascii="Times New Roman" w:hAnsi="Times New Roman"/>
            <w:color w:val="222222"/>
            <w:sz w:val="24"/>
            <w:szCs w:val="21"/>
            <w:shd w:val="clear" w:color="auto" w:fill="FFFFFF"/>
          </w:rPr>
          <w:t xml:space="preserve">, </w:t>
        </w:r>
        <w:proofErr w:type="spellStart"/>
        <w:r w:rsidR="00BD5A0E">
          <w:rPr>
            <w:rFonts w:ascii="Times New Roman" w:hAnsi="Times New Roman"/>
            <w:color w:val="222222"/>
            <w:sz w:val="24"/>
            <w:szCs w:val="21"/>
            <w:shd w:val="clear" w:color="auto" w:fill="FFFFFF"/>
          </w:rPr>
          <w:t>Koivisto</w:t>
        </w:r>
        <w:proofErr w:type="spellEnd"/>
        <w:r w:rsidR="00BD5A0E">
          <w:rPr>
            <w:rFonts w:ascii="Times New Roman" w:hAnsi="Times New Roman"/>
            <w:color w:val="222222"/>
            <w:sz w:val="24"/>
            <w:szCs w:val="21"/>
            <w:shd w:val="clear" w:color="auto" w:fill="FFFFFF"/>
          </w:rPr>
          <w:t>, &amp; Sarsa, 2014</w:t>
        </w:r>
      </w:ins>
      <w:ins w:id="547" w:author="Unknown" w:date="2014-11-22T14:02:00Z">
        <w:r w:rsidR="00BD5A0E">
          <w:rPr>
            <w:rFonts w:ascii="Times New Roman" w:eastAsia="Times New Roman" w:hAnsi="Times New Roman" w:cs="Times New Roman"/>
            <w:sz w:val="24"/>
          </w:rPr>
          <w:t>)</w:t>
        </w:r>
      </w:ins>
      <w:ins w:id="548" w:author="Unknown" w:date="2014-11-22T14:01:00Z">
        <w:r w:rsidR="00BD5A0E">
          <w:rPr>
            <w:rFonts w:ascii="Times New Roman" w:eastAsia="Times New Roman" w:hAnsi="Times New Roman" w:cs="Times New Roman"/>
            <w:sz w:val="24"/>
          </w:rPr>
          <w:t xml:space="preserve">.  </w:t>
        </w:r>
      </w:ins>
      <w:ins w:id="549" w:author="Unknown" w:date="2014-11-08T23:16:00Z">
        <w:del w:id="550" w:author="Unknown" w:date="2014-11-22T14:01:00Z">
          <w:r w:rsidR="00DF0713" w:rsidDel="00BD5A0E">
            <w:rPr>
              <w:rFonts w:ascii="Times New Roman" w:eastAsia="Times New Roman" w:hAnsi="Times New Roman" w:cs="Times New Roman"/>
              <w:sz w:val="24"/>
            </w:rPr>
            <w:delText>Additionally,</w:delText>
          </w:r>
        </w:del>
      </w:ins>
      <w:del w:id="551" w:author="Unknown">
        <w:r w:rsidRPr="004B143D" w:rsidDel="00BD5A0E">
          <w:rPr>
            <w:rFonts w:ascii="Times New Roman" w:eastAsia="Times New Roman" w:hAnsi="Times New Roman" w:cs="Times New Roman"/>
            <w:sz w:val="24"/>
          </w:rPr>
          <w:delText xml:space="preserve">Some companies </w:delText>
        </w:r>
      </w:del>
      <w:ins w:id="552" w:author="Unknown" w:date="2014-11-08T23:16:00Z">
        <w:del w:id="553" w:author="Unknown" w:date="2014-11-22T14:01:00Z">
          <w:r w:rsidR="00DF0713" w:rsidDel="00BD5A0E">
            <w:rPr>
              <w:rFonts w:ascii="Times New Roman" w:eastAsia="Times New Roman" w:hAnsi="Times New Roman" w:cs="Times New Roman"/>
              <w:sz w:val="24"/>
            </w:rPr>
            <w:delText>have begu</w:delText>
          </w:r>
        </w:del>
      </w:ins>
      <w:ins w:id="554" w:author="Unknown" w:date="2014-11-08T23:17:00Z">
        <w:del w:id="555" w:author="Unknown" w:date="2014-11-22T14:01:00Z">
          <w:r w:rsidR="00DF0713" w:rsidDel="00BD5A0E">
            <w:rPr>
              <w:rFonts w:ascii="Times New Roman" w:eastAsia="Times New Roman" w:hAnsi="Times New Roman" w:cs="Times New Roman"/>
              <w:sz w:val="24"/>
            </w:rPr>
            <w:delText xml:space="preserve">n to </w:delText>
          </w:r>
        </w:del>
      </w:ins>
      <w:del w:id="556" w:author="Unknown">
        <w:r w:rsidRPr="004B143D" w:rsidDel="00BD5A0E">
          <w:rPr>
            <w:rFonts w:ascii="Times New Roman" w:eastAsia="Times New Roman" w:hAnsi="Times New Roman" w:cs="Times New Roman"/>
            <w:sz w:val="24"/>
          </w:rPr>
          <w:delText xml:space="preserve">use gamification to create </w:delText>
        </w:r>
      </w:del>
      <w:ins w:id="557" w:author="Unknown" w:date="2014-11-08T23:17:00Z">
        <w:del w:id="558" w:author="Unknown" w:date="2014-11-22T14:01:00Z">
          <w:r w:rsidR="00DF0713" w:rsidDel="00BD5A0E">
            <w:rPr>
              <w:rFonts w:ascii="Times New Roman" w:eastAsia="Times New Roman" w:hAnsi="Times New Roman" w:cs="Times New Roman"/>
              <w:sz w:val="24"/>
            </w:rPr>
            <w:delText xml:space="preserve">employee </w:delText>
          </w:r>
        </w:del>
      </w:ins>
      <w:del w:id="559" w:author="Unknown">
        <w:r w:rsidR="00BC218F" w:rsidRPr="004B143D" w:rsidDel="00BD5A0E">
          <w:rPr>
            <w:rFonts w:ascii="Times New Roman" w:eastAsia="Times New Roman" w:hAnsi="Times New Roman" w:cs="Times New Roman"/>
            <w:sz w:val="24"/>
          </w:rPr>
          <w:delText>incentives</w:delText>
        </w:r>
      </w:del>
      <w:ins w:id="560" w:author="Unknown" w:date="2014-11-08T23:17:00Z">
        <w:del w:id="561" w:author="Unknown" w:date="2014-11-22T14:01:00Z">
          <w:r w:rsidR="00DF0713" w:rsidDel="00BD5A0E">
            <w:rPr>
              <w:rFonts w:ascii="Times New Roman" w:eastAsia="Times New Roman" w:hAnsi="Times New Roman" w:cs="Times New Roman"/>
              <w:sz w:val="24"/>
            </w:rPr>
            <w:delText xml:space="preserve"> in order to </w:delText>
          </w:r>
        </w:del>
      </w:ins>
      <w:del w:id="562" w:author="Unknown">
        <w:r w:rsidR="00BC218F" w:rsidRPr="004B143D" w:rsidDel="00BD5A0E">
          <w:rPr>
            <w:rFonts w:ascii="Times New Roman" w:eastAsia="Times New Roman" w:hAnsi="Times New Roman" w:cs="Times New Roman"/>
            <w:sz w:val="24"/>
          </w:rPr>
          <w:delText>, which</w:delText>
        </w:r>
        <w:r w:rsidRPr="004B143D" w:rsidDel="00BD5A0E">
          <w:rPr>
            <w:rFonts w:ascii="Times New Roman" w:eastAsia="Times New Roman" w:hAnsi="Times New Roman" w:cs="Times New Roman"/>
            <w:sz w:val="24"/>
          </w:rPr>
          <w:delText xml:space="preserve"> increase the productivity of employees (Silverman, </w:delText>
        </w:r>
        <w:commentRangeStart w:id="563"/>
        <w:r w:rsidRPr="004B143D" w:rsidDel="00BD5A0E">
          <w:rPr>
            <w:rFonts w:ascii="Times New Roman" w:eastAsia="Times New Roman" w:hAnsi="Times New Roman" w:cs="Times New Roman"/>
            <w:sz w:val="24"/>
          </w:rPr>
          <w:delText>2013</w:delText>
        </w:r>
        <w:commentRangeEnd w:id="563"/>
        <w:r w:rsidR="00DF0713" w:rsidDel="00BD5A0E">
          <w:rPr>
            <w:rStyle w:val="CommentReference"/>
          </w:rPr>
          <w:commentReference w:id="563"/>
        </w:r>
        <w:r w:rsidRPr="004B143D" w:rsidDel="00BD5A0E">
          <w:rPr>
            <w:rFonts w:ascii="Times New Roman" w:eastAsia="Times New Roman" w:hAnsi="Times New Roman" w:cs="Times New Roman"/>
            <w:sz w:val="24"/>
          </w:rPr>
          <w:delText xml:space="preserve">).  </w:delText>
        </w:r>
      </w:del>
      <w:ins w:id="564" w:author="Unknown" w:date="2014-11-21T20:41:00Z">
        <w:r w:rsidR="00B84203">
          <w:rPr>
            <w:rFonts w:ascii="Times New Roman" w:eastAsia="Times New Roman" w:hAnsi="Times New Roman" w:cs="Times New Roman"/>
            <w:sz w:val="24"/>
          </w:rPr>
          <w:t>This research sought to explicitly quantify some of the information that might be implicit in the designs of successful games</w:t>
        </w:r>
      </w:ins>
      <w:ins w:id="565" w:author="Unknown" w:date="2014-11-22T14:06:00Z">
        <w:r w:rsidR="00BD5A0E">
          <w:rPr>
            <w:rFonts w:ascii="Times New Roman" w:eastAsia="Times New Roman" w:hAnsi="Times New Roman" w:cs="Times New Roman"/>
            <w:sz w:val="24"/>
          </w:rPr>
          <w:t xml:space="preserve"> and </w:t>
        </w:r>
        <w:proofErr w:type="spellStart"/>
        <w:r w:rsidR="00BD5A0E">
          <w:rPr>
            <w:rFonts w:ascii="Times New Roman" w:eastAsia="Times New Roman" w:hAnsi="Times New Roman" w:cs="Times New Roman"/>
            <w:sz w:val="24"/>
          </w:rPr>
          <w:t>gamified</w:t>
        </w:r>
        <w:proofErr w:type="spellEnd"/>
        <w:r w:rsidR="00BD5A0E">
          <w:rPr>
            <w:rFonts w:ascii="Times New Roman" w:eastAsia="Times New Roman" w:hAnsi="Times New Roman" w:cs="Times New Roman"/>
            <w:sz w:val="24"/>
          </w:rPr>
          <w:t xml:space="preserve"> systems.  Specifically, it sought to answer the question “what is the level of difficulty preferred by users?</w:t>
        </w:r>
      </w:ins>
      <w:ins w:id="566" w:author="Unknown" w:date="2014-11-22T14:07:00Z">
        <w:r w:rsidR="00BD5A0E">
          <w:rPr>
            <w:rFonts w:ascii="Times New Roman" w:eastAsia="Times New Roman" w:hAnsi="Times New Roman" w:cs="Times New Roman"/>
            <w:sz w:val="24"/>
          </w:rPr>
          <w:t>”</w:t>
        </w:r>
      </w:ins>
      <w:ins w:id="567" w:author="Unknown" w:date="2014-11-21T20:41:00Z">
        <w:del w:id="568" w:author="Unknown" w:date="2014-11-22T14:07:00Z">
          <w:r w:rsidR="00B84203" w:rsidDel="00BD5A0E">
            <w:rPr>
              <w:rFonts w:ascii="Times New Roman" w:eastAsia="Times New Roman" w:hAnsi="Times New Roman" w:cs="Times New Roman"/>
              <w:sz w:val="24"/>
            </w:rPr>
            <w:delText>.</w:delText>
          </w:r>
        </w:del>
        <w:r w:rsidR="00B84203">
          <w:rPr>
            <w:rFonts w:ascii="Times New Roman" w:eastAsia="Times New Roman" w:hAnsi="Times New Roman" w:cs="Times New Roman"/>
            <w:sz w:val="24"/>
          </w:rPr>
          <w:t xml:space="preserve">  </w:t>
        </w:r>
      </w:ins>
    </w:p>
    <w:p w:rsidR="001F7EE9" w:rsidRDefault="001F7EE9">
      <w:pPr>
        <w:rPr>
          <w:ins w:id="569" w:author="Unknown" w:date="2014-11-22T14:16:00Z"/>
          <w:rFonts w:ascii="Times New Roman" w:eastAsia="Times New Roman" w:hAnsi="Times New Roman" w:cs="Times New Roman"/>
          <w:sz w:val="24"/>
        </w:rPr>
      </w:pPr>
      <w:ins w:id="570" w:author="Unknown" w:date="2014-11-22T14:16:00Z">
        <w:r>
          <w:rPr>
            <w:rFonts w:ascii="Times New Roman" w:eastAsia="Times New Roman" w:hAnsi="Times New Roman" w:cs="Times New Roman"/>
            <w:sz w:val="24"/>
          </w:rPr>
          <w:br w:type="page"/>
        </w:r>
      </w:ins>
    </w:p>
    <w:p w:rsidR="001F7EE9" w:rsidRDefault="003F373E">
      <w:pPr>
        <w:pStyle w:val="Normal1"/>
        <w:spacing w:line="480" w:lineRule="auto"/>
        <w:rPr>
          <w:ins w:id="571" w:author="Unknown" w:date="2014-11-22T14:13:00Z"/>
          <w:rFonts w:ascii="Times New Roman" w:eastAsia="Times New Roman" w:hAnsi="Times New Roman" w:cs="Times New Roman"/>
          <w:b/>
          <w:sz w:val="24"/>
        </w:rPr>
      </w:pPr>
      <w:del w:id="572" w:author="Unknown">
        <w:r w:rsidRPr="004B143D" w:rsidDel="001F7EE9">
          <w:rPr>
            <w:rFonts w:ascii="Times New Roman" w:eastAsia="Times New Roman" w:hAnsi="Times New Roman" w:cs="Times New Roman"/>
            <w:sz w:val="24"/>
          </w:rPr>
          <w:tab/>
        </w:r>
        <w:r w:rsidRPr="004B143D" w:rsidDel="00DF0713">
          <w:rPr>
            <w:rFonts w:ascii="Times New Roman" w:eastAsia="Times New Roman" w:hAnsi="Times New Roman" w:cs="Times New Roman"/>
            <w:sz w:val="24"/>
          </w:rPr>
          <w:delText xml:space="preserve">However, this begs the question </w:delText>
        </w:r>
        <w:r w:rsidRPr="004B143D" w:rsidDel="001F7EE9">
          <w:rPr>
            <w:rFonts w:ascii="Times New Roman" w:eastAsia="Times New Roman" w:hAnsi="Times New Roman" w:cs="Times New Roman"/>
            <w:sz w:val="24"/>
          </w:rPr>
          <w:delText>-</w:delText>
        </w:r>
        <w:r w:rsidR="00BD4038" w:rsidRPr="00BD4038">
          <w:rPr>
            <w:rFonts w:ascii="Times New Roman" w:eastAsia="Times New Roman" w:hAnsi="Times New Roman" w:cs="Times New Roman"/>
            <w:b/>
            <w:sz w:val="24"/>
            <w:rPrChange w:id="573" w:author="Unknown" w:date="2014-11-22T14:13:00Z">
              <w:rPr>
                <w:rFonts w:ascii="Times New Roman" w:eastAsia="Times New Roman" w:hAnsi="Times New Roman" w:cs="Times New Roman"/>
                <w:sz w:val="24"/>
                <w:szCs w:val="16"/>
              </w:rPr>
            </w:rPrChange>
          </w:rPr>
          <w:delText xml:space="preserve"> </w:delText>
        </w:r>
      </w:del>
      <w:ins w:id="574" w:author="Unknown" w:date="2014-11-22T14:13:00Z">
        <w:r w:rsidR="00BD4038" w:rsidRPr="00BD4038">
          <w:rPr>
            <w:rFonts w:ascii="Times New Roman" w:eastAsia="Times New Roman" w:hAnsi="Times New Roman" w:cs="Times New Roman"/>
            <w:b/>
            <w:sz w:val="24"/>
            <w:rPrChange w:id="575" w:author="Unknown" w:date="2014-11-22T14:13:00Z">
              <w:rPr>
                <w:rFonts w:ascii="Times New Roman" w:eastAsia="Times New Roman" w:hAnsi="Times New Roman" w:cs="Times New Roman"/>
                <w:sz w:val="24"/>
                <w:szCs w:val="16"/>
              </w:rPr>
            </w:rPrChange>
          </w:rPr>
          <w:t>Fun</w:t>
        </w:r>
      </w:ins>
    </w:p>
    <w:p w:rsidR="0050710C" w:rsidRDefault="00905272">
      <w:pPr>
        <w:pStyle w:val="Normal1"/>
        <w:numPr>
          <w:ins w:id="576" w:author="Unknown" w:date="2014-11-22T14:13:00Z"/>
        </w:numPr>
        <w:spacing w:line="480" w:lineRule="auto"/>
        <w:ind w:firstLine="720"/>
        <w:rPr>
          <w:rFonts w:ascii="Times New Roman" w:hAnsi="Times New Roman"/>
          <w:sz w:val="24"/>
        </w:rPr>
        <w:pPrChange w:id="577" w:author="Unknown" w:date="2014-11-22T14:13:00Z">
          <w:pPr>
            <w:pStyle w:val="Normal1"/>
            <w:spacing w:line="480" w:lineRule="auto"/>
          </w:pPr>
        </w:pPrChange>
      </w:pPr>
      <w:ins w:id="578" w:author="Jeff Greenfield" w:date="2014-11-22T16:38:00Z">
        <w:r>
          <w:rPr>
            <w:rFonts w:ascii="Times New Roman" w:eastAsia="Times New Roman" w:hAnsi="Times New Roman" w:cs="Times New Roman"/>
            <w:sz w:val="24"/>
          </w:rPr>
          <w:t xml:space="preserve">What is meant by </w:t>
        </w:r>
      </w:ins>
      <w:ins w:id="579" w:author="Jeff Greenfield" w:date="2014-11-22T16:39:00Z">
        <w:r>
          <w:rPr>
            <w:rFonts w:ascii="Times New Roman" w:eastAsia="Times New Roman" w:hAnsi="Times New Roman" w:cs="Times New Roman"/>
            <w:sz w:val="24"/>
          </w:rPr>
          <w:t xml:space="preserve">“fun”?  This research took “fun” to be synonymous with enjoyment while executing a task.  </w:t>
        </w:r>
      </w:ins>
      <w:ins w:id="580" w:author="Unknown" w:date="2014-11-22T13:54:00Z">
        <w:del w:id="581" w:author="Unknown" w:date="2014-11-22T14:13:00Z">
          <w:r w:rsidR="00F172B5" w:rsidDel="001F7EE9">
            <w:rPr>
              <w:rFonts w:ascii="Times New Roman" w:eastAsia="Times New Roman" w:hAnsi="Times New Roman" w:cs="Times New Roman"/>
              <w:sz w:val="24"/>
            </w:rPr>
            <w:delText>W</w:delText>
          </w:r>
        </w:del>
      </w:ins>
      <w:del w:id="582" w:author="Unknown">
        <w:r w:rsidR="003F373E" w:rsidRPr="004B143D" w:rsidDel="00F172B5">
          <w:rPr>
            <w:rFonts w:ascii="Times New Roman" w:eastAsia="Times New Roman" w:hAnsi="Times New Roman" w:cs="Times New Roman"/>
            <w:sz w:val="24"/>
          </w:rPr>
          <w:delText>w</w:delText>
        </w:r>
        <w:r w:rsidR="003F373E" w:rsidRPr="004B143D" w:rsidDel="001F7EE9">
          <w:rPr>
            <w:rFonts w:ascii="Times New Roman" w:eastAsia="Times New Roman" w:hAnsi="Times New Roman" w:cs="Times New Roman"/>
            <w:sz w:val="24"/>
          </w:rPr>
          <w:delText xml:space="preserve">hat do we mean by “fun”?  </w:delText>
        </w:r>
      </w:del>
      <w:r w:rsidR="003F373E" w:rsidRPr="004B143D">
        <w:rPr>
          <w:rFonts w:ascii="Times New Roman" w:eastAsia="Times New Roman" w:hAnsi="Times New Roman" w:cs="Times New Roman"/>
          <w:sz w:val="24"/>
        </w:rPr>
        <w:t>This paper will examine three different theories of fun and optimal experience</w:t>
      </w:r>
      <w:del w:id="583" w:author="Unknown">
        <w:r w:rsidR="003F373E" w:rsidRPr="004B143D" w:rsidDel="00DF0713">
          <w:rPr>
            <w:rFonts w:ascii="Times New Roman" w:eastAsia="Times New Roman" w:hAnsi="Times New Roman" w:cs="Times New Roman"/>
            <w:sz w:val="24"/>
          </w:rPr>
          <w:delText>,</w:delText>
        </w:r>
      </w:del>
      <w:r w:rsidR="003F373E" w:rsidRPr="004B143D">
        <w:rPr>
          <w:rFonts w:ascii="Times New Roman" w:eastAsia="Times New Roman" w:hAnsi="Times New Roman" w:cs="Times New Roman"/>
          <w:sz w:val="24"/>
        </w:rPr>
        <w:t xml:space="preserve"> and</w:t>
      </w:r>
      <w:del w:id="584" w:author="Unknown">
        <w:r w:rsidR="003F373E" w:rsidRPr="004B143D" w:rsidDel="00DF0713">
          <w:rPr>
            <w:rFonts w:ascii="Times New Roman" w:eastAsia="Times New Roman" w:hAnsi="Times New Roman" w:cs="Times New Roman"/>
            <w:sz w:val="24"/>
          </w:rPr>
          <w:delText xml:space="preserve"> it</w:delText>
        </w:r>
      </w:del>
      <w:r w:rsidR="003F373E" w:rsidRPr="004B143D">
        <w:rPr>
          <w:rFonts w:ascii="Times New Roman" w:eastAsia="Times New Roman" w:hAnsi="Times New Roman" w:cs="Times New Roman"/>
          <w:sz w:val="24"/>
        </w:rPr>
        <w:t xml:space="preserve"> will </w:t>
      </w:r>
      <w:ins w:id="585" w:author="Unknown" w:date="2014-11-08T23:23:00Z">
        <w:r w:rsidR="00DF0713">
          <w:rPr>
            <w:rFonts w:ascii="Times New Roman" w:eastAsia="Times New Roman" w:hAnsi="Times New Roman" w:cs="Times New Roman"/>
            <w:sz w:val="24"/>
          </w:rPr>
          <w:t>demonstrate</w:t>
        </w:r>
      </w:ins>
      <w:del w:id="586" w:author="Unknown">
        <w:r w:rsidR="003F373E" w:rsidRPr="004B143D" w:rsidDel="00DF0713">
          <w:rPr>
            <w:rFonts w:ascii="Times New Roman" w:eastAsia="Times New Roman" w:hAnsi="Times New Roman" w:cs="Times New Roman"/>
            <w:sz w:val="24"/>
          </w:rPr>
          <w:delText>show</w:delText>
        </w:r>
      </w:del>
      <w:r w:rsidR="003F373E" w:rsidRPr="004B143D">
        <w:rPr>
          <w:rFonts w:ascii="Times New Roman" w:eastAsia="Times New Roman" w:hAnsi="Times New Roman" w:cs="Times New Roman"/>
          <w:sz w:val="24"/>
        </w:rPr>
        <w:t xml:space="preserve"> that </w:t>
      </w:r>
      <w:ins w:id="587" w:author="Unknown" w:date="2014-11-08T23:24:00Z">
        <w:r w:rsidR="00DF0713">
          <w:rPr>
            <w:rFonts w:ascii="Times New Roman" w:eastAsia="Times New Roman" w:hAnsi="Times New Roman" w:cs="Times New Roman"/>
            <w:sz w:val="24"/>
          </w:rPr>
          <w:t>they</w:t>
        </w:r>
      </w:ins>
      <w:del w:id="588" w:author="Unknown">
        <w:r w:rsidR="003F373E" w:rsidRPr="004B143D" w:rsidDel="00DF0713">
          <w:rPr>
            <w:rFonts w:ascii="Times New Roman" w:eastAsia="Times New Roman" w:hAnsi="Times New Roman" w:cs="Times New Roman"/>
            <w:sz w:val="24"/>
          </w:rPr>
          <w:delText xml:space="preserve">all three </w:delText>
        </w:r>
      </w:del>
      <w:ins w:id="589" w:author="Unknown" w:date="2014-11-08T23:23:00Z">
        <w:r w:rsidR="00DF0713">
          <w:rPr>
            <w:rFonts w:ascii="Times New Roman" w:eastAsia="Times New Roman" w:hAnsi="Times New Roman" w:cs="Times New Roman"/>
            <w:sz w:val="24"/>
          </w:rPr>
          <w:t xml:space="preserve"> </w:t>
        </w:r>
      </w:ins>
      <w:r w:rsidR="003F373E" w:rsidRPr="004B143D">
        <w:rPr>
          <w:rFonts w:ascii="Times New Roman" w:eastAsia="Times New Roman" w:hAnsi="Times New Roman" w:cs="Times New Roman"/>
          <w:sz w:val="24"/>
        </w:rPr>
        <w:t xml:space="preserve">predict a similar phenomenon: </w:t>
      </w:r>
      <w:ins w:id="590" w:author="Unknown" w:date="2014-11-22T14:08:00Z">
        <w:r w:rsidR="00BD5A0E">
          <w:rPr>
            <w:rFonts w:ascii="Times New Roman" w:eastAsia="Times New Roman" w:hAnsi="Times New Roman" w:cs="Times New Roman"/>
            <w:sz w:val="24"/>
          </w:rPr>
          <w:t xml:space="preserve">the </w:t>
        </w:r>
      </w:ins>
      <w:r w:rsidR="003F373E" w:rsidRPr="004B143D">
        <w:rPr>
          <w:rFonts w:ascii="Times New Roman" w:eastAsia="Times New Roman" w:hAnsi="Times New Roman" w:cs="Times New Roman"/>
          <w:sz w:val="24"/>
        </w:rPr>
        <w:t>preferred difficulty level</w:t>
      </w:r>
      <w:commentRangeStart w:id="591"/>
      <w:r w:rsidR="003F373E" w:rsidRPr="004B143D">
        <w:rPr>
          <w:rFonts w:ascii="Times New Roman" w:eastAsia="Times New Roman" w:hAnsi="Times New Roman" w:cs="Times New Roman"/>
          <w:sz w:val="24"/>
        </w:rPr>
        <w:t xml:space="preserve"> </w:t>
      </w:r>
      <w:del w:id="592" w:author="Unknown">
        <w:r w:rsidR="003F373E" w:rsidRPr="004B143D" w:rsidDel="00BD5A0E">
          <w:rPr>
            <w:rFonts w:ascii="Times New Roman" w:eastAsia="Times New Roman" w:hAnsi="Times New Roman" w:cs="Times New Roman"/>
            <w:sz w:val="24"/>
          </w:rPr>
          <w:delText xml:space="preserve">expressed </w:delText>
        </w:r>
      </w:del>
      <w:commentRangeEnd w:id="591"/>
      <w:ins w:id="593" w:author="Unknown" w:date="2014-11-22T14:08:00Z">
        <w:r w:rsidR="00BD5A0E">
          <w:rPr>
            <w:rFonts w:ascii="Times New Roman" w:eastAsia="Times New Roman" w:hAnsi="Times New Roman" w:cs="Times New Roman"/>
            <w:sz w:val="24"/>
          </w:rPr>
          <w:t>chosen</w:t>
        </w:r>
        <w:r w:rsidR="00BD5A0E" w:rsidRPr="004B143D">
          <w:rPr>
            <w:rFonts w:ascii="Times New Roman" w:eastAsia="Times New Roman" w:hAnsi="Times New Roman" w:cs="Times New Roman"/>
            <w:sz w:val="24"/>
          </w:rPr>
          <w:t xml:space="preserve"> </w:t>
        </w:r>
      </w:ins>
      <w:r w:rsidR="00DF0713">
        <w:rPr>
          <w:rStyle w:val="CommentReference"/>
        </w:rPr>
        <w:commentReference w:id="591"/>
      </w:r>
      <w:r w:rsidR="003F373E" w:rsidRPr="004B143D">
        <w:rPr>
          <w:rFonts w:ascii="Times New Roman" w:eastAsia="Times New Roman" w:hAnsi="Times New Roman" w:cs="Times New Roman"/>
          <w:sz w:val="24"/>
        </w:rPr>
        <w:t xml:space="preserve">by </w:t>
      </w:r>
      <w:del w:id="594" w:author="Unknown">
        <w:r w:rsidR="003F373E" w:rsidRPr="004B143D" w:rsidDel="00BD5A0E">
          <w:rPr>
            <w:rFonts w:ascii="Times New Roman" w:eastAsia="Times New Roman" w:hAnsi="Times New Roman" w:cs="Times New Roman"/>
            <w:sz w:val="24"/>
          </w:rPr>
          <w:delText xml:space="preserve">the </w:delText>
        </w:r>
      </w:del>
      <w:ins w:id="595" w:author="Unknown" w:date="2014-11-22T14:08:00Z">
        <w:r w:rsidR="00BD5A0E">
          <w:rPr>
            <w:rFonts w:ascii="Times New Roman" w:eastAsia="Times New Roman" w:hAnsi="Times New Roman" w:cs="Times New Roman"/>
            <w:sz w:val="24"/>
          </w:rPr>
          <w:t>a</w:t>
        </w:r>
        <w:r w:rsidR="00BD5A0E" w:rsidRPr="004B143D">
          <w:rPr>
            <w:rFonts w:ascii="Times New Roman" w:eastAsia="Times New Roman" w:hAnsi="Times New Roman" w:cs="Times New Roman"/>
            <w:sz w:val="24"/>
          </w:rPr>
          <w:t xml:space="preserve"> </w:t>
        </w:r>
      </w:ins>
      <w:r w:rsidR="003F373E" w:rsidRPr="004B143D">
        <w:rPr>
          <w:rFonts w:ascii="Times New Roman" w:eastAsia="Times New Roman" w:hAnsi="Times New Roman" w:cs="Times New Roman"/>
          <w:sz w:val="24"/>
        </w:rPr>
        <w:t>user should be high enough to be interesting</w:t>
      </w:r>
      <w:del w:id="596" w:author="Unknown">
        <w:r w:rsidR="003F373E" w:rsidRPr="004B143D" w:rsidDel="00DF0713">
          <w:rPr>
            <w:rFonts w:ascii="Times New Roman" w:eastAsia="Times New Roman" w:hAnsi="Times New Roman" w:cs="Times New Roman"/>
            <w:sz w:val="24"/>
          </w:rPr>
          <w:delText>,</w:delText>
        </w:r>
      </w:del>
      <w:r w:rsidR="003F373E" w:rsidRPr="004B143D">
        <w:rPr>
          <w:rFonts w:ascii="Times New Roman" w:eastAsia="Times New Roman" w:hAnsi="Times New Roman" w:cs="Times New Roman"/>
          <w:sz w:val="24"/>
        </w:rPr>
        <w:t xml:space="preserve"> but not so high as to be </w:t>
      </w:r>
      <w:commentRangeStart w:id="597"/>
      <w:r w:rsidR="003F373E" w:rsidRPr="004B143D">
        <w:rPr>
          <w:rFonts w:ascii="Times New Roman" w:eastAsia="Times New Roman" w:hAnsi="Times New Roman" w:cs="Times New Roman"/>
          <w:sz w:val="24"/>
        </w:rPr>
        <w:t>impossible</w:t>
      </w:r>
      <w:commentRangeEnd w:id="597"/>
      <w:r w:rsidR="00BE01BC">
        <w:rPr>
          <w:rStyle w:val="CommentReference"/>
        </w:rPr>
        <w:commentReference w:id="597"/>
      </w:r>
      <w:r w:rsidR="003F373E" w:rsidRPr="004B143D">
        <w:rPr>
          <w:rFonts w:ascii="Times New Roman" w:eastAsia="Times New Roman" w:hAnsi="Times New Roman" w:cs="Times New Roman"/>
          <w:sz w:val="24"/>
        </w:rPr>
        <w:t xml:space="preserve">.  </w:t>
      </w:r>
      <w:commentRangeStart w:id="598"/>
      <w:del w:id="599" w:author="Unknown">
        <w:r w:rsidR="003F373E" w:rsidRPr="004B143D" w:rsidDel="001F7EE9">
          <w:rPr>
            <w:rFonts w:ascii="Times New Roman" w:eastAsia="Times New Roman" w:hAnsi="Times New Roman" w:cs="Times New Roman"/>
            <w:sz w:val="24"/>
          </w:rPr>
          <w:delText>In</w:delText>
        </w:r>
      </w:del>
      <w:ins w:id="600" w:author="Unknown" w:date="2014-11-08T23:25:00Z">
        <w:del w:id="601" w:author="Unknown" w:date="2014-11-22T14:08:00Z">
          <w:r w:rsidR="00DF0713" w:rsidDel="001F7EE9">
            <w:rPr>
              <w:rFonts w:ascii="Times New Roman" w:eastAsia="Times New Roman" w:hAnsi="Times New Roman" w:cs="Times New Roman"/>
              <w:sz w:val="24"/>
            </w:rPr>
            <w:delText>terestingly,</w:delText>
          </w:r>
        </w:del>
      </w:ins>
      <w:del w:id="602" w:author="Unknown">
        <w:r w:rsidR="003F373E" w:rsidRPr="004B143D" w:rsidDel="001F7EE9">
          <w:rPr>
            <w:rFonts w:ascii="Times New Roman" w:eastAsia="Times New Roman" w:hAnsi="Times New Roman" w:cs="Times New Roman"/>
            <w:sz w:val="24"/>
          </w:rPr>
          <w:delText xml:space="preserve"> particular, all three will agree on the prediction that someone </w:delText>
        </w:r>
      </w:del>
      <w:ins w:id="603" w:author="Unknown" w:date="2014-11-08T23:25:00Z">
        <w:del w:id="604" w:author="Unknown" w:date="2014-11-22T14:08:00Z">
          <w:r w:rsidR="00DF0713" w:rsidDel="001F7EE9">
            <w:rPr>
              <w:rFonts w:ascii="Times New Roman" w:eastAsia="Times New Roman" w:hAnsi="Times New Roman" w:cs="Times New Roman"/>
              <w:sz w:val="24"/>
            </w:rPr>
            <w:delText>an individual wil</w:delText>
          </w:r>
          <w:r w:rsidR="00BE01BC" w:rsidDel="001F7EE9">
            <w:rPr>
              <w:rFonts w:ascii="Times New Roman" w:eastAsia="Times New Roman" w:hAnsi="Times New Roman" w:cs="Times New Roman"/>
              <w:sz w:val="24"/>
            </w:rPr>
            <w:delText xml:space="preserve">l often </w:delText>
          </w:r>
        </w:del>
      </w:ins>
      <w:ins w:id="605" w:author="Unknown" w:date="2014-11-08T23:30:00Z">
        <w:del w:id="606" w:author="Unknown" w:date="2014-11-22T14:08:00Z">
          <w:r w:rsidR="00BE01BC" w:rsidDel="001F7EE9">
            <w:rPr>
              <w:rFonts w:ascii="Times New Roman" w:eastAsia="Times New Roman" w:hAnsi="Times New Roman" w:cs="Times New Roman"/>
              <w:sz w:val="24"/>
            </w:rPr>
            <w:delText>consider an activity</w:delText>
          </w:r>
        </w:del>
      </w:ins>
      <w:ins w:id="607" w:author="Unknown" w:date="2014-11-08T23:25:00Z">
        <w:del w:id="608" w:author="Unknown" w:date="2014-11-22T14:08:00Z">
          <w:r w:rsidR="00DF0713" w:rsidDel="001F7EE9">
            <w:rPr>
              <w:rFonts w:ascii="Times New Roman" w:eastAsia="Times New Roman" w:hAnsi="Times New Roman" w:cs="Times New Roman"/>
              <w:sz w:val="24"/>
            </w:rPr>
            <w:delText xml:space="preserve"> </w:delText>
          </w:r>
        </w:del>
      </w:ins>
      <w:ins w:id="609" w:author="Unknown" w:date="2014-11-08T23:30:00Z">
        <w:del w:id="610" w:author="Unknown" w:date="2014-11-22T14:08:00Z">
          <w:r w:rsidR="00BE01BC" w:rsidDel="001F7EE9">
            <w:rPr>
              <w:rFonts w:ascii="Times New Roman" w:eastAsia="Times New Roman" w:hAnsi="Times New Roman" w:cs="Times New Roman"/>
              <w:sz w:val="24"/>
            </w:rPr>
            <w:delText>“</w:delText>
          </w:r>
        </w:del>
      </w:ins>
      <w:ins w:id="611" w:author="Unknown" w:date="2014-11-08T23:25:00Z">
        <w:del w:id="612" w:author="Unknown" w:date="2014-11-22T14:08:00Z">
          <w:r w:rsidR="00DF0713" w:rsidDel="001F7EE9">
            <w:rPr>
              <w:rFonts w:ascii="Times New Roman" w:eastAsia="Times New Roman" w:hAnsi="Times New Roman" w:cs="Times New Roman"/>
              <w:sz w:val="24"/>
            </w:rPr>
            <w:delText>fun</w:delText>
          </w:r>
        </w:del>
      </w:ins>
      <w:ins w:id="613" w:author="Unknown" w:date="2014-11-08T23:30:00Z">
        <w:del w:id="614" w:author="Unknown" w:date="2014-11-22T14:08:00Z">
          <w:r w:rsidR="00BE01BC" w:rsidDel="001F7EE9">
            <w:rPr>
              <w:rFonts w:ascii="Times New Roman" w:eastAsia="Times New Roman" w:hAnsi="Times New Roman" w:cs="Times New Roman"/>
              <w:sz w:val="24"/>
            </w:rPr>
            <w:delText>”</w:delText>
          </w:r>
        </w:del>
      </w:ins>
      <w:ins w:id="615" w:author="Unknown" w:date="2014-11-08T23:25:00Z">
        <w:del w:id="616" w:author="Unknown" w:date="2014-11-22T14:08:00Z">
          <w:r w:rsidR="00DF0713" w:rsidDel="001F7EE9">
            <w:rPr>
              <w:rFonts w:ascii="Times New Roman" w:eastAsia="Times New Roman" w:hAnsi="Times New Roman" w:cs="Times New Roman"/>
              <w:sz w:val="24"/>
            </w:rPr>
            <w:delText xml:space="preserve"> when</w:delText>
          </w:r>
        </w:del>
      </w:ins>
      <w:ins w:id="617" w:author="Unknown" w:date="2014-11-08T23:26:00Z">
        <w:del w:id="618" w:author="Unknown" w:date="2014-11-22T14:08:00Z">
          <w:r w:rsidR="00DF0713" w:rsidDel="001F7EE9">
            <w:rPr>
              <w:rFonts w:ascii="Times New Roman" w:eastAsia="Times New Roman" w:hAnsi="Times New Roman" w:cs="Times New Roman"/>
              <w:sz w:val="24"/>
            </w:rPr>
            <w:delText xml:space="preserve"> participating in </w:delText>
          </w:r>
        </w:del>
      </w:ins>
      <w:del w:id="619" w:author="Unknown">
        <w:r w:rsidR="003F373E" w:rsidRPr="004B143D" w:rsidDel="001F7EE9">
          <w:rPr>
            <w:rFonts w:ascii="Times New Roman" w:eastAsia="Times New Roman" w:hAnsi="Times New Roman" w:cs="Times New Roman"/>
            <w:sz w:val="24"/>
          </w:rPr>
          <w:delText xml:space="preserve">having fun at a task </w:delText>
        </w:r>
      </w:del>
      <w:ins w:id="620" w:author="Unknown" w:date="2014-11-08T23:31:00Z">
        <w:del w:id="621" w:author="Unknown" w:date="2014-11-22T14:08:00Z">
          <w:r w:rsidR="00BE01BC" w:rsidDel="001F7EE9">
            <w:rPr>
              <w:rFonts w:ascii="Times New Roman" w:eastAsia="Times New Roman" w:hAnsi="Times New Roman" w:cs="Times New Roman"/>
              <w:sz w:val="24"/>
            </w:rPr>
            <w:delText>and is</w:delText>
          </w:r>
        </w:del>
      </w:ins>
      <w:del w:id="622" w:author="Unknown">
        <w:r w:rsidR="003F373E" w:rsidRPr="004B143D" w:rsidDel="001F7EE9">
          <w:rPr>
            <w:rFonts w:ascii="Times New Roman" w:eastAsia="Times New Roman" w:hAnsi="Times New Roman" w:cs="Times New Roman"/>
            <w:sz w:val="24"/>
          </w:rPr>
          <w:delText xml:space="preserve">is getting at least some number of items wrong.  </w:delText>
        </w:r>
        <w:commentRangeEnd w:id="598"/>
        <w:r w:rsidR="00BE01BC" w:rsidDel="001F7EE9">
          <w:rPr>
            <w:rStyle w:val="CommentReference"/>
          </w:rPr>
          <w:commentReference w:id="598"/>
        </w:r>
        <w:r w:rsidR="003F373E" w:rsidRPr="004B143D" w:rsidDel="001F7EE9">
          <w:rPr>
            <w:rFonts w:ascii="Times New Roman" w:eastAsia="Times New Roman" w:hAnsi="Times New Roman" w:cs="Times New Roman"/>
            <w:sz w:val="24"/>
          </w:rPr>
          <w:delText xml:space="preserve">This paper will then develop a </w:delText>
        </w:r>
        <w:r w:rsidR="00BC218F" w:rsidRPr="004B143D" w:rsidDel="001F7EE9">
          <w:rPr>
            <w:rFonts w:ascii="Times New Roman" w:eastAsia="Times New Roman" w:hAnsi="Times New Roman" w:cs="Times New Roman"/>
            <w:sz w:val="24"/>
          </w:rPr>
          <w:delText>study that</w:delText>
        </w:r>
        <w:r w:rsidR="003F373E" w:rsidRPr="004B143D" w:rsidDel="001F7EE9">
          <w:rPr>
            <w:rFonts w:ascii="Times New Roman" w:eastAsia="Times New Roman" w:hAnsi="Times New Roman" w:cs="Times New Roman"/>
            <w:sz w:val="24"/>
          </w:rPr>
          <w:delText xml:space="preserve"> will </w:delText>
        </w:r>
        <w:commentRangeStart w:id="623"/>
        <w:r w:rsidR="003F373E" w:rsidRPr="004B143D" w:rsidDel="001F7EE9">
          <w:rPr>
            <w:rFonts w:ascii="Times New Roman" w:eastAsia="Times New Roman" w:hAnsi="Times New Roman" w:cs="Times New Roman"/>
            <w:sz w:val="24"/>
          </w:rPr>
          <w:delText>assess</w:delText>
        </w:r>
        <w:commentRangeEnd w:id="623"/>
        <w:r w:rsidR="00BE01BC" w:rsidDel="001F7EE9">
          <w:rPr>
            <w:rStyle w:val="CommentReference"/>
          </w:rPr>
          <w:commentReference w:id="623"/>
        </w:r>
        <w:r w:rsidR="003F373E" w:rsidRPr="004B143D" w:rsidDel="001F7EE9">
          <w:rPr>
            <w:rFonts w:ascii="Times New Roman" w:eastAsia="Times New Roman" w:hAnsi="Times New Roman" w:cs="Times New Roman"/>
            <w:sz w:val="24"/>
          </w:rPr>
          <w:delText xml:space="preserve"> </w:delText>
        </w:r>
      </w:del>
      <w:ins w:id="624" w:author="Unknown" w:date="2014-11-08T23:34:00Z">
        <w:r w:rsidR="00BE01BC">
          <w:rPr>
            <w:rFonts w:ascii="Times New Roman" w:eastAsia="Times New Roman" w:hAnsi="Times New Roman" w:cs="Times New Roman"/>
            <w:sz w:val="24"/>
          </w:rPr>
          <w:t xml:space="preserve">This research investigated </w:t>
        </w:r>
      </w:ins>
      <w:r w:rsidR="003F373E" w:rsidRPr="004B143D">
        <w:rPr>
          <w:rFonts w:ascii="Times New Roman" w:eastAsia="Times New Roman" w:hAnsi="Times New Roman" w:cs="Times New Roman"/>
          <w:sz w:val="24"/>
        </w:rPr>
        <w:t>participants’ preferred levels of difficulty in terms of their percentage of correct responses on a task</w:t>
      </w:r>
      <w:ins w:id="625" w:author="Unknown" w:date="2014-11-08T23:34:00Z">
        <w:r w:rsidR="00BE01BC">
          <w:rPr>
            <w:rFonts w:ascii="Times New Roman" w:eastAsia="Times New Roman" w:hAnsi="Times New Roman" w:cs="Times New Roman"/>
            <w:sz w:val="24"/>
          </w:rPr>
          <w:t xml:space="preserve"> in order to determine</w:t>
        </w:r>
      </w:ins>
      <w:del w:id="626" w:author="Unknown">
        <w:r w:rsidR="003F373E" w:rsidRPr="004B143D" w:rsidDel="00BE01BC">
          <w:rPr>
            <w:rFonts w:ascii="Times New Roman" w:eastAsia="Times New Roman" w:hAnsi="Times New Roman" w:cs="Times New Roman"/>
            <w:sz w:val="24"/>
          </w:rPr>
          <w:delText>.  The conclusions of this study will be statements about</w:delText>
        </w:r>
      </w:del>
      <w:r w:rsidR="003F373E" w:rsidRPr="004B143D">
        <w:rPr>
          <w:rFonts w:ascii="Times New Roman" w:eastAsia="Times New Roman" w:hAnsi="Times New Roman" w:cs="Times New Roman"/>
          <w:sz w:val="24"/>
        </w:rPr>
        <w:t xml:space="preserve"> how often individuals want to get items correct while doing a task</w:t>
      </w:r>
      <w:ins w:id="627" w:author="Unknown" w:date="2014-11-08T23:35:00Z">
        <w:r w:rsidR="00BE01BC">
          <w:rPr>
            <w:rFonts w:ascii="Times New Roman" w:eastAsia="Times New Roman" w:hAnsi="Times New Roman" w:cs="Times New Roman"/>
            <w:sz w:val="24"/>
          </w:rPr>
          <w:t>. This information was used to inform conclusions as to</w:t>
        </w:r>
      </w:ins>
      <w:del w:id="628" w:author="Unknown">
        <w:r w:rsidR="003F373E" w:rsidRPr="004B143D" w:rsidDel="00BE01BC">
          <w:rPr>
            <w:rFonts w:ascii="Times New Roman" w:eastAsia="Times New Roman" w:hAnsi="Times New Roman" w:cs="Times New Roman"/>
            <w:sz w:val="24"/>
          </w:rPr>
          <w:delText>, and statements about</w:delText>
        </w:r>
      </w:del>
      <w:r w:rsidR="003F373E" w:rsidRPr="004B143D">
        <w:rPr>
          <w:rFonts w:ascii="Times New Roman" w:eastAsia="Times New Roman" w:hAnsi="Times New Roman" w:cs="Times New Roman"/>
          <w:sz w:val="24"/>
        </w:rPr>
        <w:t xml:space="preserve"> how the behavior of an individual </w:t>
      </w:r>
      <w:ins w:id="629" w:author="Unknown" w:date="2014-11-08T23:36:00Z">
        <w:r w:rsidR="00BE01BC">
          <w:rPr>
            <w:rFonts w:ascii="Times New Roman" w:eastAsia="Times New Roman" w:hAnsi="Times New Roman" w:cs="Times New Roman"/>
            <w:sz w:val="24"/>
          </w:rPr>
          <w:t xml:space="preserve">may </w:t>
        </w:r>
      </w:ins>
      <w:r w:rsidR="003F373E" w:rsidRPr="004B143D">
        <w:rPr>
          <w:rFonts w:ascii="Times New Roman" w:eastAsia="Times New Roman" w:hAnsi="Times New Roman" w:cs="Times New Roman"/>
          <w:sz w:val="24"/>
        </w:rPr>
        <w:t>change</w:t>
      </w:r>
      <w:del w:id="630" w:author="Unknown">
        <w:r w:rsidR="003F373E" w:rsidRPr="004B143D" w:rsidDel="00BE01BC">
          <w:rPr>
            <w:rFonts w:ascii="Times New Roman" w:eastAsia="Times New Roman" w:hAnsi="Times New Roman" w:cs="Times New Roman"/>
            <w:sz w:val="24"/>
          </w:rPr>
          <w:delText>s</w:delText>
        </w:r>
      </w:del>
      <w:r w:rsidR="003F373E" w:rsidRPr="004B143D">
        <w:rPr>
          <w:rFonts w:ascii="Times New Roman" w:eastAsia="Times New Roman" w:hAnsi="Times New Roman" w:cs="Times New Roman"/>
          <w:sz w:val="24"/>
        </w:rPr>
        <w:t xml:space="preserve"> when given a task that is</w:t>
      </w:r>
      <w:ins w:id="631" w:author="Unknown" w:date="2014-11-08T23:36:00Z">
        <w:r w:rsidR="00BE01BC">
          <w:rPr>
            <w:rFonts w:ascii="Times New Roman" w:eastAsia="Times New Roman" w:hAnsi="Times New Roman" w:cs="Times New Roman"/>
            <w:sz w:val="24"/>
          </w:rPr>
          <w:t xml:space="preserve"> either</w:t>
        </w:r>
      </w:ins>
      <w:r w:rsidR="003F373E" w:rsidRPr="004B143D">
        <w:rPr>
          <w:rFonts w:ascii="Times New Roman" w:eastAsia="Times New Roman" w:hAnsi="Times New Roman" w:cs="Times New Roman"/>
          <w:sz w:val="24"/>
        </w:rPr>
        <w:t xml:space="preserve"> too hard</w:t>
      </w:r>
      <w:ins w:id="632" w:author="Unknown" w:date="2014-11-08T23:36:00Z">
        <w:r w:rsidR="00BE01BC">
          <w:rPr>
            <w:rFonts w:ascii="Times New Roman" w:eastAsia="Times New Roman" w:hAnsi="Times New Roman" w:cs="Times New Roman"/>
            <w:sz w:val="24"/>
          </w:rPr>
          <w:t xml:space="preserve"> (participant makes too many mistakes)</w:t>
        </w:r>
      </w:ins>
      <w:r w:rsidR="003F373E" w:rsidRPr="004B143D">
        <w:rPr>
          <w:rFonts w:ascii="Times New Roman" w:eastAsia="Times New Roman" w:hAnsi="Times New Roman" w:cs="Times New Roman"/>
          <w:sz w:val="24"/>
        </w:rPr>
        <w:t xml:space="preserve"> </w:t>
      </w:r>
      <w:ins w:id="633" w:author="Unknown" w:date="2014-11-08T23:36:00Z">
        <w:r w:rsidR="00BE01BC">
          <w:rPr>
            <w:rFonts w:ascii="Times New Roman" w:eastAsia="Times New Roman" w:hAnsi="Times New Roman" w:cs="Times New Roman"/>
            <w:sz w:val="24"/>
          </w:rPr>
          <w:t>or</w:t>
        </w:r>
      </w:ins>
      <w:del w:id="634" w:author="Unknown">
        <w:r w:rsidR="003F373E" w:rsidRPr="004B143D" w:rsidDel="00BE01BC">
          <w:rPr>
            <w:rFonts w:ascii="Times New Roman" w:eastAsia="Times New Roman" w:hAnsi="Times New Roman" w:cs="Times New Roman"/>
            <w:sz w:val="24"/>
          </w:rPr>
          <w:delText>vs. one</w:delText>
        </w:r>
      </w:del>
      <w:r w:rsidR="003F373E" w:rsidRPr="004B143D">
        <w:rPr>
          <w:rFonts w:ascii="Times New Roman" w:eastAsia="Times New Roman" w:hAnsi="Times New Roman" w:cs="Times New Roman"/>
          <w:sz w:val="24"/>
        </w:rPr>
        <w:t xml:space="preserve"> that is too easy</w:t>
      </w:r>
      <w:ins w:id="635" w:author="Unknown" w:date="2014-11-08T23:36:00Z">
        <w:r w:rsidR="00BE01BC">
          <w:rPr>
            <w:rFonts w:ascii="Times New Roman" w:eastAsia="Times New Roman" w:hAnsi="Times New Roman" w:cs="Times New Roman"/>
            <w:sz w:val="24"/>
          </w:rPr>
          <w:t xml:space="preserve"> (participant makes t</w:t>
        </w:r>
      </w:ins>
      <w:ins w:id="636" w:author="Unknown" w:date="2014-11-08T23:37:00Z">
        <w:r w:rsidR="00BE01BC">
          <w:rPr>
            <w:rFonts w:ascii="Times New Roman" w:eastAsia="Times New Roman" w:hAnsi="Times New Roman" w:cs="Times New Roman"/>
            <w:sz w:val="24"/>
          </w:rPr>
          <w:t>oo few mistakes)</w:t>
        </w:r>
      </w:ins>
      <w:r w:rsidR="003F373E" w:rsidRPr="004B143D">
        <w:rPr>
          <w:rFonts w:ascii="Times New Roman" w:eastAsia="Times New Roman" w:hAnsi="Times New Roman" w:cs="Times New Roman"/>
          <w:sz w:val="24"/>
        </w:rPr>
        <w:t xml:space="preserve">. </w:t>
      </w:r>
    </w:p>
    <w:p w:rsidR="00BB3C97" w:rsidRPr="004B143D" w:rsidRDefault="00BD4038">
      <w:pPr>
        <w:pStyle w:val="Normal1"/>
        <w:spacing w:line="480" w:lineRule="auto"/>
        <w:ind w:firstLine="720"/>
        <w:rPr>
          <w:rFonts w:ascii="Times New Roman" w:hAnsi="Times New Roman"/>
          <w:sz w:val="24"/>
        </w:rPr>
      </w:pPr>
      <w:r w:rsidRPr="00BD4038">
        <w:rPr>
          <w:rFonts w:ascii="Times New Roman" w:eastAsia="Times New Roman" w:hAnsi="Times New Roman" w:cs="Times New Roman"/>
          <w:sz w:val="24"/>
          <w:rPrChange w:id="637" w:author="Unknown" w:date="2014-11-22T14:17:00Z">
            <w:rPr>
              <w:rFonts w:ascii="Times New Roman" w:eastAsia="Times New Roman" w:hAnsi="Times New Roman" w:cs="Times New Roman"/>
              <w:sz w:val="24"/>
              <w:szCs w:val="16"/>
            </w:rPr>
          </w:rPrChange>
        </w:rPr>
        <w:t>The three</w:t>
      </w:r>
      <w:ins w:id="638" w:author="Unknown" w:date="2014-11-08T23:42:00Z">
        <w:r w:rsidRPr="00BD4038">
          <w:rPr>
            <w:rFonts w:ascii="Times New Roman" w:eastAsia="Times New Roman" w:hAnsi="Times New Roman" w:cs="Times New Roman"/>
            <w:sz w:val="24"/>
            <w:rPrChange w:id="639" w:author="Unknown" w:date="2014-11-22T14:17:00Z">
              <w:rPr>
                <w:rFonts w:ascii="Times New Roman" w:eastAsia="Times New Roman" w:hAnsi="Times New Roman" w:cs="Times New Roman"/>
                <w:sz w:val="24"/>
                <w:szCs w:val="16"/>
              </w:rPr>
            </w:rPrChange>
          </w:rPr>
          <w:t xml:space="preserve"> theories</w:t>
        </w:r>
      </w:ins>
      <w:ins w:id="640" w:author="Unknown" w:date="2014-11-08T23:43:00Z">
        <w:r w:rsidRPr="00BD4038">
          <w:rPr>
            <w:rFonts w:ascii="Times New Roman" w:eastAsia="Times New Roman" w:hAnsi="Times New Roman" w:cs="Times New Roman"/>
            <w:sz w:val="24"/>
            <w:rPrChange w:id="641" w:author="Unknown" w:date="2014-11-22T14:17:00Z">
              <w:rPr>
                <w:rFonts w:ascii="Times New Roman" w:eastAsia="Times New Roman" w:hAnsi="Times New Roman" w:cs="Times New Roman"/>
                <w:sz w:val="24"/>
                <w:szCs w:val="16"/>
              </w:rPr>
            </w:rPrChange>
          </w:rPr>
          <w:t xml:space="preserve"> of fun</w:t>
        </w:r>
      </w:ins>
      <w:del w:id="642" w:author="Unknown">
        <w:r w:rsidRPr="00BD4038">
          <w:rPr>
            <w:rFonts w:ascii="Times New Roman" w:eastAsia="Times New Roman" w:hAnsi="Times New Roman" w:cs="Times New Roman"/>
            <w:sz w:val="24"/>
            <w:rPrChange w:id="643" w:author="Unknown" w:date="2014-11-22T14:17:00Z">
              <w:rPr>
                <w:rFonts w:ascii="Times New Roman" w:eastAsia="Times New Roman" w:hAnsi="Times New Roman" w:cs="Times New Roman"/>
                <w:sz w:val="24"/>
                <w:szCs w:val="16"/>
              </w:rPr>
            </w:rPrChange>
          </w:rPr>
          <w:delText xml:space="preserve"> models</w:delText>
        </w:r>
      </w:del>
      <w:r w:rsidR="003F373E" w:rsidRPr="004B143D">
        <w:rPr>
          <w:rFonts w:ascii="Times New Roman" w:eastAsia="Times New Roman" w:hAnsi="Times New Roman" w:cs="Times New Roman"/>
          <w:sz w:val="24"/>
        </w:rPr>
        <w:t xml:space="preserve"> </w:t>
      </w:r>
      <w:ins w:id="644" w:author="Unknown" w:date="2014-11-22T14:44:00Z">
        <w:r w:rsidR="00C94A64">
          <w:rPr>
            <w:rFonts w:ascii="Times New Roman" w:eastAsia="Times New Roman" w:hAnsi="Times New Roman" w:cs="Times New Roman"/>
            <w:sz w:val="24"/>
          </w:rPr>
          <w:t xml:space="preserve">integrated into </w:t>
        </w:r>
      </w:ins>
      <w:del w:id="645" w:author="Unknown">
        <w:r w:rsidR="003F373E" w:rsidRPr="004B143D" w:rsidDel="00A30ADF">
          <w:rPr>
            <w:rFonts w:ascii="Times New Roman" w:eastAsia="Times New Roman" w:hAnsi="Times New Roman" w:cs="Times New Roman"/>
            <w:sz w:val="24"/>
          </w:rPr>
          <w:delText>that</w:delText>
        </w:r>
        <w:r w:rsidR="003F373E" w:rsidRPr="004B143D" w:rsidDel="001F7EE9">
          <w:rPr>
            <w:rFonts w:ascii="Times New Roman" w:eastAsia="Times New Roman" w:hAnsi="Times New Roman" w:cs="Times New Roman"/>
            <w:sz w:val="24"/>
          </w:rPr>
          <w:delText xml:space="preserve"> </w:delText>
        </w:r>
      </w:del>
      <w:r w:rsidR="003F373E" w:rsidRPr="004B143D">
        <w:rPr>
          <w:rFonts w:ascii="Times New Roman" w:eastAsia="Times New Roman" w:hAnsi="Times New Roman" w:cs="Times New Roman"/>
          <w:sz w:val="24"/>
        </w:rPr>
        <w:t>this study</w:t>
      </w:r>
      <w:del w:id="646" w:author="Unknown">
        <w:r w:rsidR="003F373E" w:rsidRPr="004B143D" w:rsidDel="001F7EE9">
          <w:rPr>
            <w:rFonts w:ascii="Times New Roman" w:eastAsia="Times New Roman" w:hAnsi="Times New Roman" w:cs="Times New Roman"/>
            <w:sz w:val="24"/>
          </w:rPr>
          <w:delText xml:space="preserve"> </w:delText>
        </w:r>
        <w:r w:rsidR="003F373E" w:rsidRPr="004B143D" w:rsidDel="00A30ADF">
          <w:rPr>
            <w:rFonts w:ascii="Times New Roman" w:eastAsia="Times New Roman" w:hAnsi="Times New Roman" w:cs="Times New Roman"/>
            <w:sz w:val="24"/>
          </w:rPr>
          <w:delText>will</w:delText>
        </w:r>
      </w:del>
      <w:r w:rsidR="003F373E" w:rsidRPr="004B143D">
        <w:rPr>
          <w:rFonts w:ascii="Times New Roman" w:eastAsia="Times New Roman" w:hAnsi="Times New Roman" w:cs="Times New Roman"/>
          <w:sz w:val="24"/>
        </w:rPr>
        <w:t xml:space="preserve"> </w:t>
      </w:r>
      <w:ins w:id="647" w:author="Unknown" w:date="2014-11-08T23:43:00Z">
        <w:del w:id="648" w:author="Unknown" w:date="2014-11-22T14:44:00Z">
          <w:r w:rsidR="00A30ADF" w:rsidDel="00C94A64">
            <w:rPr>
              <w:rFonts w:ascii="Times New Roman" w:eastAsia="Times New Roman" w:hAnsi="Times New Roman" w:cs="Times New Roman"/>
              <w:sz w:val="24"/>
            </w:rPr>
            <w:delText xml:space="preserve">integrated </w:delText>
          </w:r>
        </w:del>
      </w:ins>
      <w:del w:id="649" w:author="Unknown">
        <w:r w:rsidR="003F373E" w:rsidRPr="004B143D" w:rsidDel="00C94A64">
          <w:rPr>
            <w:rFonts w:ascii="Times New Roman" w:eastAsia="Times New Roman" w:hAnsi="Times New Roman" w:cs="Times New Roman"/>
            <w:sz w:val="24"/>
          </w:rPr>
          <w:delText xml:space="preserve">adopt </w:delText>
        </w:r>
      </w:del>
      <w:r w:rsidR="003F373E" w:rsidRPr="004B143D">
        <w:rPr>
          <w:rFonts w:ascii="Times New Roman" w:eastAsia="Times New Roman" w:hAnsi="Times New Roman" w:cs="Times New Roman"/>
          <w:sz w:val="24"/>
        </w:rPr>
        <w:t>include</w:t>
      </w:r>
      <w:ins w:id="650" w:author="Unknown" w:date="2014-11-22T14:29:00Z">
        <w:del w:id="651" w:author="Unknown" w:date="2014-11-22T14:44:00Z">
          <w:r w:rsidR="009E52A4" w:rsidDel="00C94A64">
            <w:rPr>
              <w:rFonts w:ascii="Times New Roman" w:eastAsia="Times New Roman" w:hAnsi="Times New Roman" w:cs="Times New Roman"/>
              <w:sz w:val="24"/>
            </w:rPr>
            <w:delText>:</w:delText>
          </w:r>
        </w:del>
      </w:ins>
      <w:r w:rsidR="003F373E" w:rsidRPr="004B143D">
        <w:rPr>
          <w:rFonts w:ascii="Times New Roman" w:eastAsia="Times New Roman" w:hAnsi="Times New Roman" w:cs="Times New Roman"/>
          <w:sz w:val="24"/>
        </w:rPr>
        <w:t xml:space="preserve"> one based on affect regulation</w:t>
      </w:r>
      <w:ins w:id="652" w:author="Unknown" w:date="2014-11-22T14:45:00Z">
        <w:r w:rsidR="00C94A64">
          <w:rPr>
            <w:rFonts w:ascii="Times New Roman" w:eastAsia="Times New Roman" w:hAnsi="Times New Roman" w:cs="Times New Roman"/>
            <w:sz w:val="24"/>
          </w:rPr>
          <w:t xml:space="preserve">, </w:t>
        </w:r>
      </w:ins>
      <w:ins w:id="653" w:author="Unknown" w:date="2014-11-22T14:29:00Z">
        <w:del w:id="654" w:author="Unknown" w:date="2014-11-22T14:45:00Z">
          <w:r w:rsidR="009E52A4" w:rsidDel="00C94A64">
            <w:rPr>
              <w:rFonts w:ascii="Times New Roman" w:eastAsia="Times New Roman" w:hAnsi="Times New Roman" w:cs="Times New Roman"/>
              <w:sz w:val="24"/>
            </w:rPr>
            <w:delText>;</w:delText>
          </w:r>
        </w:del>
      </w:ins>
      <w:del w:id="655" w:author="Unknown">
        <w:r w:rsidR="003F373E" w:rsidRPr="004B143D" w:rsidDel="009E52A4">
          <w:rPr>
            <w:rFonts w:ascii="Times New Roman" w:eastAsia="Times New Roman" w:hAnsi="Times New Roman" w:cs="Times New Roman"/>
            <w:sz w:val="24"/>
          </w:rPr>
          <w:delText>,</w:delText>
        </w:r>
        <w:r w:rsidR="003F373E" w:rsidRPr="004B143D" w:rsidDel="00C94A64">
          <w:rPr>
            <w:rFonts w:ascii="Times New Roman" w:eastAsia="Times New Roman" w:hAnsi="Times New Roman" w:cs="Times New Roman"/>
            <w:sz w:val="24"/>
          </w:rPr>
          <w:delText xml:space="preserve"> </w:delText>
        </w:r>
      </w:del>
      <w:r w:rsidR="003F373E" w:rsidRPr="004B143D">
        <w:rPr>
          <w:rFonts w:ascii="Times New Roman" w:eastAsia="Times New Roman" w:hAnsi="Times New Roman" w:cs="Times New Roman"/>
          <w:sz w:val="24"/>
        </w:rPr>
        <w:t>one based on learning</w:t>
      </w:r>
      <w:ins w:id="656" w:author="Unknown" w:date="2014-11-22T14:45:00Z">
        <w:r w:rsidR="00C94A64">
          <w:rPr>
            <w:rFonts w:ascii="Times New Roman" w:eastAsia="Times New Roman" w:hAnsi="Times New Roman" w:cs="Times New Roman"/>
            <w:sz w:val="24"/>
          </w:rPr>
          <w:t>,</w:t>
        </w:r>
      </w:ins>
      <w:ins w:id="657" w:author="Unknown" w:date="2014-11-22T14:29:00Z">
        <w:del w:id="658" w:author="Unknown" w:date="2014-11-22T14:45:00Z">
          <w:r w:rsidR="009E52A4" w:rsidDel="00C94A64">
            <w:rPr>
              <w:rFonts w:ascii="Times New Roman" w:eastAsia="Times New Roman" w:hAnsi="Times New Roman" w:cs="Times New Roman"/>
              <w:sz w:val="24"/>
            </w:rPr>
            <w:delText>;</w:delText>
          </w:r>
        </w:del>
      </w:ins>
      <w:del w:id="659" w:author="Unknown">
        <w:r w:rsidR="003F373E" w:rsidRPr="004B143D" w:rsidDel="009E52A4">
          <w:rPr>
            <w:rFonts w:ascii="Times New Roman" w:eastAsia="Times New Roman" w:hAnsi="Times New Roman" w:cs="Times New Roman"/>
            <w:sz w:val="24"/>
          </w:rPr>
          <w:delText>,</w:delText>
        </w:r>
      </w:del>
      <w:r w:rsidR="003F373E" w:rsidRPr="004B143D">
        <w:rPr>
          <w:rFonts w:ascii="Times New Roman" w:eastAsia="Times New Roman" w:hAnsi="Times New Roman" w:cs="Times New Roman"/>
          <w:sz w:val="24"/>
        </w:rPr>
        <w:t xml:space="preserve"> and one based on a combination of </w:t>
      </w:r>
      <w:ins w:id="660" w:author="Unknown" w:date="2014-11-08T23:43:00Z">
        <w:r w:rsidR="00A30ADF">
          <w:rPr>
            <w:rFonts w:ascii="Times New Roman" w:eastAsia="Times New Roman" w:hAnsi="Times New Roman" w:cs="Times New Roman"/>
            <w:sz w:val="24"/>
          </w:rPr>
          <w:t>affect and learning.</w:t>
        </w:r>
      </w:ins>
      <w:del w:id="661" w:author="Unknown">
        <w:r w:rsidR="003F373E" w:rsidRPr="004B143D" w:rsidDel="00A30ADF">
          <w:rPr>
            <w:rFonts w:ascii="Times New Roman" w:eastAsia="Times New Roman" w:hAnsi="Times New Roman" w:cs="Times New Roman"/>
            <w:sz w:val="24"/>
          </w:rPr>
          <w:delText xml:space="preserve">these two factors. </w:delText>
        </w:r>
      </w:del>
      <w:r w:rsidR="003F373E" w:rsidRPr="004B143D">
        <w:rPr>
          <w:rFonts w:ascii="Times New Roman" w:eastAsia="Times New Roman" w:hAnsi="Times New Roman" w:cs="Times New Roman"/>
          <w:sz w:val="24"/>
        </w:rPr>
        <w:t xml:space="preserve"> The model based on affect regulation will examine </w:t>
      </w:r>
      <w:commentRangeStart w:id="662"/>
      <w:r w:rsidR="003F373E" w:rsidRPr="004B143D">
        <w:rPr>
          <w:rFonts w:ascii="Times New Roman" w:eastAsia="Times New Roman" w:hAnsi="Times New Roman" w:cs="Times New Roman"/>
          <w:sz w:val="24"/>
        </w:rPr>
        <w:t xml:space="preserve">Csikszentmihalyi’s “flow” theory </w:t>
      </w:r>
      <w:commentRangeEnd w:id="662"/>
      <w:r w:rsidR="00A30ADF">
        <w:rPr>
          <w:rStyle w:val="CommentReference"/>
        </w:rPr>
        <w:commentReference w:id="662"/>
      </w:r>
      <w:ins w:id="663" w:author="Unknown" w:date="2014-11-22T14:29:00Z">
        <w:r w:rsidR="009E52A4">
          <w:rPr>
            <w:rFonts w:ascii="Times New Roman" w:eastAsia="Times New Roman" w:hAnsi="Times New Roman" w:cs="Times New Roman"/>
            <w:sz w:val="24"/>
          </w:rPr>
          <w:t>(Csikszentmihalyi, 1990</w:t>
        </w:r>
      </w:ins>
      <w:ins w:id="664" w:author="Unknown" w:date="2014-11-22T14:42:00Z">
        <w:del w:id="665" w:author="Jeff Greenfield" w:date="2014-11-22T16:04:00Z">
          <w:r w:rsidR="00C94A64" w:rsidDel="00336EB0">
            <w:rPr>
              <w:rFonts w:ascii="Times New Roman" w:eastAsia="Times New Roman" w:hAnsi="Times New Roman" w:cs="Times New Roman"/>
              <w:sz w:val="24"/>
            </w:rPr>
            <w:delText>, p. 49</w:delText>
          </w:r>
        </w:del>
      </w:ins>
      <w:ins w:id="666" w:author="Unknown" w:date="2014-11-22T14:29:00Z">
        <w:r w:rsidR="009E52A4">
          <w:rPr>
            <w:rFonts w:ascii="Times New Roman" w:eastAsia="Times New Roman" w:hAnsi="Times New Roman" w:cs="Times New Roman"/>
            <w:sz w:val="24"/>
          </w:rPr>
          <w:t xml:space="preserve">) </w:t>
        </w:r>
      </w:ins>
      <w:r w:rsidR="003F373E" w:rsidRPr="004B143D">
        <w:rPr>
          <w:rFonts w:ascii="Times New Roman" w:eastAsia="Times New Roman" w:hAnsi="Times New Roman" w:cs="Times New Roman"/>
          <w:sz w:val="24"/>
        </w:rPr>
        <w:t xml:space="preserve">and what it predicts about behavior.  The model based on learning will look at </w:t>
      </w:r>
      <w:commentRangeStart w:id="667"/>
      <w:r w:rsidR="003F373E" w:rsidRPr="004B143D">
        <w:rPr>
          <w:rFonts w:ascii="Times New Roman" w:eastAsia="Times New Roman" w:hAnsi="Times New Roman" w:cs="Times New Roman"/>
          <w:sz w:val="24"/>
        </w:rPr>
        <w:t>Schmidhuber’s</w:t>
      </w:r>
      <w:commentRangeEnd w:id="667"/>
      <w:r w:rsidR="00A30ADF">
        <w:rPr>
          <w:rStyle w:val="CommentReference"/>
        </w:rPr>
        <w:commentReference w:id="667"/>
      </w:r>
      <w:r w:rsidR="003F373E" w:rsidRPr="004B143D">
        <w:rPr>
          <w:rFonts w:ascii="Times New Roman" w:eastAsia="Times New Roman" w:hAnsi="Times New Roman" w:cs="Times New Roman"/>
          <w:sz w:val="24"/>
        </w:rPr>
        <w:t xml:space="preserve"> formal theory of creativity, fun, and intrinsic motivation</w:t>
      </w:r>
      <w:ins w:id="668" w:author="Unknown" w:date="2014-11-22T14:44:00Z">
        <w:r w:rsidR="00C94A64">
          <w:rPr>
            <w:rFonts w:ascii="Times New Roman" w:eastAsia="Times New Roman" w:hAnsi="Times New Roman" w:cs="Times New Roman"/>
            <w:sz w:val="24"/>
          </w:rPr>
          <w:t xml:space="preserve"> (</w:t>
        </w:r>
        <w:r w:rsidR="00C94A64" w:rsidRPr="004B143D">
          <w:rPr>
            <w:rFonts w:ascii="Times New Roman" w:eastAsia="Times New Roman" w:hAnsi="Times New Roman" w:cs="Times New Roman"/>
            <w:sz w:val="24"/>
            <w:highlight w:val="white"/>
          </w:rPr>
          <w:t>Schmidhuber</w:t>
        </w:r>
        <w:r w:rsidR="00C94A64">
          <w:rPr>
            <w:rFonts w:ascii="Times New Roman" w:eastAsia="Times New Roman" w:hAnsi="Times New Roman" w:cs="Times New Roman"/>
            <w:sz w:val="24"/>
          </w:rPr>
          <w:t>, 2010)</w:t>
        </w:r>
      </w:ins>
      <w:r w:rsidR="003F373E" w:rsidRPr="004B143D">
        <w:rPr>
          <w:rFonts w:ascii="Times New Roman" w:eastAsia="Times New Roman" w:hAnsi="Times New Roman" w:cs="Times New Roman"/>
          <w:sz w:val="24"/>
        </w:rPr>
        <w:t xml:space="preserve">.  </w:t>
      </w:r>
      <w:commentRangeStart w:id="669"/>
      <w:r w:rsidR="003F373E" w:rsidRPr="004B143D">
        <w:rPr>
          <w:rFonts w:ascii="Times New Roman" w:eastAsia="Times New Roman" w:hAnsi="Times New Roman" w:cs="Times New Roman"/>
          <w:sz w:val="24"/>
        </w:rPr>
        <w:t xml:space="preserve">The </w:t>
      </w:r>
      <w:r w:rsidR="00FA27DE" w:rsidRPr="004B143D">
        <w:rPr>
          <w:rFonts w:ascii="Times New Roman" w:eastAsia="Times New Roman" w:hAnsi="Times New Roman" w:cs="Times New Roman"/>
          <w:sz w:val="24"/>
        </w:rPr>
        <w:t>model that combines the two</w:t>
      </w:r>
      <w:r w:rsidR="003F373E" w:rsidRPr="004B143D">
        <w:rPr>
          <w:rFonts w:ascii="Times New Roman" w:eastAsia="Times New Roman" w:hAnsi="Times New Roman" w:cs="Times New Roman"/>
          <w:sz w:val="24"/>
        </w:rPr>
        <w:t xml:space="preserve"> is based on Vygotsky’s theory of zone of proximal development </w:t>
      </w:r>
      <w:ins w:id="670" w:author="Unknown" w:date="2014-11-22T14:45:00Z">
        <w:r w:rsidR="00C94A64">
          <w:rPr>
            <w:rFonts w:ascii="Times New Roman" w:eastAsia="Times New Roman" w:hAnsi="Times New Roman" w:cs="Times New Roman"/>
            <w:sz w:val="24"/>
          </w:rPr>
          <w:t>(</w:t>
        </w:r>
      </w:ins>
      <w:ins w:id="671" w:author="Unknown" w:date="2014-11-22T14:46:00Z">
        <w:r w:rsidR="00C94A64">
          <w:rPr>
            <w:rFonts w:ascii="Times New Roman" w:eastAsia="Times New Roman" w:hAnsi="Times New Roman" w:cs="Times New Roman"/>
            <w:sz w:val="24"/>
          </w:rPr>
          <w:t>Vygotsky, 1978</w:t>
        </w:r>
      </w:ins>
      <w:ins w:id="672" w:author="Unknown" w:date="2014-11-22T14:45:00Z">
        <w:r w:rsidR="00C94A64">
          <w:rPr>
            <w:rFonts w:ascii="Times New Roman" w:eastAsia="Times New Roman" w:hAnsi="Times New Roman" w:cs="Times New Roman"/>
            <w:sz w:val="24"/>
          </w:rPr>
          <w:t>)</w:t>
        </w:r>
      </w:ins>
      <w:ins w:id="673" w:author="Unknown" w:date="2014-11-22T14:46:00Z">
        <w:r w:rsidR="00C94A64">
          <w:rPr>
            <w:rFonts w:ascii="Times New Roman" w:eastAsia="Times New Roman" w:hAnsi="Times New Roman" w:cs="Times New Roman"/>
            <w:sz w:val="24"/>
          </w:rPr>
          <w:t xml:space="preserve"> </w:t>
        </w:r>
      </w:ins>
      <w:r w:rsidR="003F373E" w:rsidRPr="004B143D">
        <w:rPr>
          <w:rFonts w:ascii="Times New Roman" w:eastAsia="Times New Roman" w:hAnsi="Times New Roman" w:cs="Times New Roman"/>
          <w:sz w:val="24"/>
        </w:rPr>
        <w:t>and the Yerkes-Dodson law</w:t>
      </w:r>
      <w:commentRangeEnd w:id="669"/>
      <w:r w:rsidR="00A30ADF">
        <w:rPr>
          <w:rStyle w:val="CommentReference"/>
        </w:rPr>
        <w:commentReference w:id="669"/>
      </w:r>
      <w:ins w:id="674" w:author="Unknown" w:date="2014-11-22T14:46:00Z">
        <w:r w:rsidR="00C94A64">
          <w:rPr>
            <w:rFonts w:ascii="Times New Roman" w:eastAsia="Times New Roman" w:hAnsi="Times New Roman" w:cs="Times New Roman"/>
            <w:sz w:val="24"/>
          </w:rPr>
          <w:t xml:space="preserve"> (Yerkes &amp; Dodson, 1908)</w:t>
        </w:r>
      </w:ins>
      <w:r w:rsidR="003F373E" w:rsidRPr="004B143D">
        <w:rPr>
          <w:rFonts w:ascii="Times New Roman" w:eastAsia="Times New Roman" w:hAnsi="Times New Roman" w:cs="Times New Roman"/>
          <w:sz w:val="24"/>
        </w:rPr>
        <w:t xml:space="preserve">.  </w:t>
      </w:r>
      <w:del w:id="675" w:author="Unknown">
        <w:r w:rsidR="003F373E" w:rsidRPr="004B143D" w:rsidDel="00A30ADF">
          <w:rPr>
            <w:rFonts w:ascii="Times New Roman" w:eastAsia="Times New Roman" w:hAnsi="Times New Roman" w:cs="Times New Roman"/>
            <w:sz w:val="24"/>
          </w:rPr>
          <w:delText>These theories will be fully described below.</w:delText>
        </w:r>
      </w:del>
    </w:p>
    <w:p w:rsidR="00F172B5" w:rsidDel="0050710C" w:rsidRDefault="00BD4038" w:rsidP="00336EB0">
      <w:pPr>
        <w:pStyle w:val="Normal1"/>
        <w:spacing w:line="480" w:lineRule="auto"/>
        <w:rPr>
          <w:ins w:id="676" w:author="Unknown" w:date="2014-11-22T14:54:00Z"/>
          <w:del w:id="677" w:author="Jeff Greenfield" w:date="2014-11-22T15:11:00Z"/>
          <w:rFonts w:ascii="Times New Roman" w:eastAsia="Times New Roman" w:hAnsi="Times New Roman" w:cs="Times New Roman"/>
          <w:b/>
          <w:sz w:val="24"/>
          <w:highlight w:val="white"/>
        </w:rPr>
        <w:pPrChange w:id="678" w:author="Jeff Greenfield" w:date="2014-11-22T15:54:00Z">
          <w:pPr>
            <w:pStyle w:val="Normal1"/>
            <w:spacing w:line="480" w:lineRule="auto"/>
          </w:pPr>
        </w:pPrChange>
      </w:pPr>
      <w:ins w:id="679" w:author="Unknown" w:date="2014-11-08T23:46:00Z">
        <w:del w:id="680" w:author="Jeff Greenfield" w:date="2014-11-22T15:11:00Z">
          <w:r w:rsidRPr="00BD4038" w:rsidDel="0050710C">
            <w:rPr>
              <w:rFonts w:ascii="Times New Roman" w:eastAsia="Times New Roman" w:hAnsi="Times New Roman" w:cs="Times New Roman"/>
              <w:b/>
              <w:sz w:val="24"/>
              <w:highlight w:val="white"/>
              <w:rPrChange w:id="681" w:author="Unknown" w:date="2014-11-22T14:53:00Z">
                <w:rPr>
                  <w:rFonts w:ascii="Times New Roman" w:eastAsia="Times New Roman" w:hAnsi="Times New Roman" w:cs="Times New Roman"/>
                  <w:sz w:val="24"/>
                  <w:szCs w:val="16"/>
                  <w:highlight w:val="white"/>
                </w:rPr>
              </w:rPrChange>
            </w:rPr>
            <w:delText>Insert new section heading</w:delText>
          </w:r>
        </w:del>
      </w:ins>
      <w:del w:id="682" w:author="Jeff Greenfield" w:date="2014-11-22T15:11:00Z">
        <w:r w:rsidRPr="00BD4038" w:rsidDel="0050710C">
          <w:rPr>
            <w:rFonts w:ascii="Times New Roman" w:eastAsia="Times New Roman" w:hAnsi="Times New Roman" w:cs="Times New Roman"/>
            <w:b/>
            <w:sz w:val="24"/>
            <w:highlight w:val="white"/>
            <w:rPrChange w:id="683" w:author="Unknown" w:date="2014-11-22T14:53:00Z">
              <w:rPr>
                <w:rFonts w:ascii="Times New Roman" w:eastAsia="Times New Roman" w:hAnsi="Times New Roman" w:cs="Times New Roman"/>
                <w:sz w:val="24"/>
                <w:szCs w:val="16"/>
                <w:highlight w:val="white"/>
              </w:rPr>
            </w:rPrChange>
          </w:rPr>
          <w:delText xml:space="preserve">As shown below, </w:delText>
        </w:r>
      </w:del>
      <w:ins w:id="684" w:author="Unknown" w:date="2014-11-22T14:50:00Z">
        <w:del w:id="685" w:author="Jeff Greenfield" w:date="2014-11-22T15:11:00Z">
          <w:r w:rsidRPr="00BD4038" w:rsidDel="0050710C">
            <w:rPr>
              <w:rFonts w:ascii="Times New Roman" w:eastAsia="Times New Roman" w:hAnsi="Times New Roman" w:cs="Times New Roman"/>
              <w:b/>
              <w:sz w:val="24"/>
              <w:highlight w:val="white"/>
              <w:rPrChange w:id="686" w:author="Unknown" w:date="2014-11-22T14:53:00Z">
                <w:rPr>
                  <w:rFonts w:ascii="Times New Roman" w:eastAsia="Times New Roman" w:hAnsi="Times New Roman" w:cs="Times New Roman"/>
                  <w:sz w:val="24"/>
                  <w:szCs w:val="16"/>
                  <w:highlight w:val="white"/>
                </w:rPr>
              </w:rPrChange>
            </w:rPr>
            <w:delText xml:space="preserve">Learning </w:delText>
          </w:r>
        </w:del>
      </w:ins>
      <w:ins w:id="687" w:author="Unknown" w:date="2014-11-22T14:53:00Z">
        <w:del w:id="688" w:author="Jeff Greenfield" w:date="2014-11-22T15:11:00Z">
          <w:r w:rsidRPr="00BD4038" w:rsidDel="0050710C">
            <w:rPr>
              <w:rFonts w:ascii="Times New Roman" w:eastAsia="Times New Roman" w:hAnsi="Times New Roman" w:cs="Times New Roman"/>
              <w:b/>
              <w:sz w:val="24"/>
              <w:highlight w:val="white"/>
              <w:rPrChange w:id="689" w:author="Unknown" w:date="2014-11-22T14:53:00Z">
                <w:rPr>
                  <w:rFonts w:ascii="Times New Roman" w:eastAsia="Times New Roman" w:hAnsi="Times New Roman" w:cs="Times New Roman"/>
                  <w:sz w:val="24"/>
                  <w:szCs w:val="16"/>
                  <w:highlight w:val="white"/>
                </w:rPr>
              </w:rPrChange>
            </w:rPr>
            <w:delText>M</w:delText>
          </w:r>
        </w:del>
      </w:ins>
      <w:ins w:id="690" w:author="Unknown" w:date="2014-11-22T14:50:00Z">
        <w:del w:id="691" w:author="Jeff Greenfield" w:date="2014-11-22T15:11:00Z">
          <w:r w:rsidRPr="00BD4038" w:rsidDel="0050710C">
            <w:rPr>
              <w:rFonts w:ascii="Times New Roman" w:eastAsia="Times New Roman" w:hAnsi="Times New Roman" w:cs="Times New Roman"/>
              <w:b/>
              <w:sz w:val="24"/>
              <w:highlight w:val="white"/>
              <w:rPrChange w:id="692" w:author="Unknown" w:date="2014-11-22T14:53:00Z">
                <w:rPr>
                  <w:rFonts w:ascii="Times New Roman" w:eastAsia="Times New Roman" w:hAnsi="Times New Roman" w:cs="Times New Roman"/>
                  <w:sz w:val="24"/>
                  <w:szCs w:val="16"/>
                  <w:highlight w:val="white"/>
                </w:rPr>
              </w:rPrChange>
            </w:rPr>
            <w:delText>m</w:delText>
          </w:r>
          <w:r w:rsidRPr="00BD4038" w:rsidDel="0050710C">
            <w:rPr>
              <w:rFonts w:ascii="Times New Roman" w:eastAsia="Times New Roman" w:hAnsi="Times New Roman" w:cs="Times New Roman"/>
              <w:b/>
              <w:sz w:val="24"/>
              <w:highlight w:val="white"/>
              <w:rPrChange w:id="693" w:author="Unknown" w:date="2014-11-22T14:53:00Z">
                <w:rPr>
                  <w:rFonts w:ascii="Times New Roman" w:eastAsia="Times New Roman" w:hAnsi="Times New Roman" w:cs="Times New Roman"/>
                  <w:sz w:val="24"/>
                  <w:szCs w:val="16"/>
                  <w:highlight w:val="white"/>
                </w:rPr>
              </w:rPrChange>
            </w:rPr>
            <w:delText>odalities</w:delText>
          </w:r>
        </w:del>
      </w:ins>
    </w:p>
    <w:p w:rsidR="0050710C" w:rsidRDefault="00F605EE" w:rsidP="00336EB0">
      <w:pPr>
        <w:pStyle w:val="Normal1"/>
        <w:numPr>
          <w:ins w:id="694" w:author="Unknown" w:date="2014-11-22T14:54:00Z"/>
        </w:numPr>
        <w:spacing w:line="480" w:lineRule="auto"/>
        <w:rPr>
          <w:ins w:id="695" w:author="Unknown" w:date="2014-11-08T23:45:00Z"/>
          <w:del w:id="696" w:author="Jeff Greenfield" w:date="2014-11-22T15:03:00Z"/>
          <w:rFonts w:ascii="Times New Roman" w:eastAsia="Times New Roman" w:hAnsi="Times New Roman" w:cs="Times New Roman"/>
          <w:sz w:val="24"/>
          <w:highlight w:val="white"/>
        </w:rPr>
        <w:pPrChange w:id="697" w:author="Jeff Greenfield" w:date="2014-11-22T15:54:00Z">
          <w:pPr>
            <w:pStyle w:val="Normal1"/>
            <w:spacing w:line="480" w:lineRule="auto"/>
            <w:ind w:firstLine="720"/>
          </w:pPr>
        </w:pPrChange>
      </w:pPr>
      <w:ins w:id="698" w:author="Unknown" w:date="2014-11-22T14:54:00Z">
        <w:del w:id="699" w:author="Jeff Greenfield" w:date="2014-11-22T15:11:00Z">
          <w:r w:rsidDel="0050710C">
            <w:rPr>
              <w:rFonts w:ascii="Times New Roman" w:eastAsia="Times New Roman" w:hAnsi="Times New Roman" w:cs="Times New Roman"/>
              <w:b/>
              <w:sz w:val="24"/>
              <w:highlight w:val="white"/>
            </w:rPr>
            <w:tab/>
          </w:r>
          <w:r w:rsidDel="0050710C">
            <w:rPr>
              <w:rFonts w:ascii="Times New Roman" w:eastAsia="Times New Roman" w:hAnsi="Times New Roman" w:cs="Times New Roman"/>
              <w:sz w:val="24"/>
              <w:highlight w:val="white"/>
            </w:rPr>
            <w:delText>Since this research is explicitly using learning as part of its theoretical justification, it is important to make sure that any learning related confounds are minimized.</w:delText>
          </w:r>
        </w:del>
        <w:del w:id="700" w:author="Jeff Greenfield" w:date="2014-11-22T15:07:00Z">
          <w:r w:rsidDel="006E0DB7">
            <w:rPr>
              <w:rFonts w:ascii="Times New Roman" w:eastAsia="Times New Roman" w:hAnsi="Times New Roman" w:cs="Times New Roman"/>
              <w:sz w:val="24"/>
              <w:highlight w:val="white"/>
            </w:rPr>
            <w:delText xml:space="preserve">  </w:delText>
          </w:r>
        </w:del>
      </w:ins>
    </w:p>
    <w:p w:rsidR="0050710C" w:rsidRDefault="00A30ADF" w:rsidP="00336EB0">
      <w:pPr>
        <w:pStyle w:val="Normal1"/>
        <w:numPr>
          <w:ins w:id="701" w:author="Unknown"/>
        </w:numPr>
        <w:spacing w:line="480" w:lineRule="auto"/>
        <w:rPr>
          <w:ins w:id="702" w:author="Unknown" w:date="2014-11-08T23:50:00Z"/>
          <w:del w:id="703" w:author="Jeff Greenfield" w:date="2014-11-22T15:06:00Z"/>
          <w:rFonts w:ascii="Times New Roman" w:eastAsia="Times New Roman" w:hAnsi="Times New Roman" w:cs="Times New Roman"/>
          <w:sz w:val="24"/>
          <w:highlight w:val="white"/>
        </w:rPr>
        <w:pPrChange w:id="704" w:author="Jeff Greenfield" w:date="2014-11-22T15:54:00Z">
          <w:pPr>
            <w:pStyle w:val="Normal1"/>
            <w:spacing w:line="480" w:lineRule="auto"/>
            <w:ind w:firstLine="720"/>
          </w:pPr>
        </w:pPrChange>
      </w:pPr>
      <w:ins w:id="705" w:author="Unknown" w:date="2014-11-08T23:46:00Z">
        <w:del w:id="706" w:author="Jeff Greenfield" w:date="2014-11-22T15:06:00Z">
          <w:r w:rsidDel="006E0DB7">
            <w:rPr>
              <w:rFonts w:ascii="Times New Roman" w:eastAsia="Times New Roman" w:hAnsi="Times New Roman" w:cs="Times New Roman"/>
              <w:sz w:val="24"/>
              <w:highlight w:val="white"/>
            </w:rPr>
            <w:delText>T</w:delText>
          </w:r>
        </w:del>
      </w:ins>
      <w:del w:id="707" w:author="Jeff Greenfield" w:date="2014-11-22T15:06:00Z">
        <w:r w:rsidR="003F373E" w:rsidRPr="004B143D" w:rsidDel="006E0DB7">
          <w:rPr>
            <w:rFonts w:ascii="Times New Roman" w:eastAsia="Times New Roman" w:hAnsi="Times New Roman" w:cs="Times New Roman"/>
            <w:sz w:val="24"/>
            <w:highlight w:val="white"/>
          </w:rPr>
          <w:delText xml:space="preserve">there is a close relationship between fun and </w:delText>
        </w:r>
        <w:commentRangeStart w:id="708"/>
        <w:r w:rsidR="003F373E" w:rsidRPr="004B143D" w:rsidDel="006E0DB7">
          <w:rPr>
            <w:rFonts w:ascii="Times New Roman" w:eastAsia="Times New Roman" w:hAnsi="Times New Roman" w:cs="Times New Roman"/>
            <w:sz w:val="24"/>
            <w:highlight w:val="white"/>
          </w:rPr>
          <w:delText>learning</w:delText>
        </w:r>
        <w:commentRangeEnd w:id="708"/>
        <w:r w:rsidR="00644528" w:rsidDel="006E0DB7">
          <w:rPr>
            <w:rStyle w:val="CommentReference"/>
          </w:rPr>
          <w:commentReference w:id="708"/>
        </w:r>
        <w:r w:rsidR="003F373E" w:rsidRPr="004B143D" w:rsidDel="006E0DB7">
          <w:rPr>
            <w:rFonts w:ascii="Times New Roman" w:eastAsia="Times New Roman" w:hAnsi="Times New Roman" w:cs="Times New Roman"/>
            <w:sz w:val="24"/>
            <w:highlight w:val="white"/>
          </w:rPr>
          <w:delText xml:space="preserve">.  </w:delText>
        </w:r>
      </w:del>
    </w:p>
    <w:p w:rsidR="0050710C" w:rsidRDefault="003F373E" w:rsidP="00336EB0">
      <w:pPr>
        <w:pStyle w:val="Normal1"/>
        <w:spacing w:line="480" w:lineRule="auto"/>
        <w:rPr>
          <w:ins w:id="709" w:author="Unknown" w:date="2014-11-08T23:50:00Z"/>
          <w:del w:id="710" w:author="Jeff Greenfield" w:date="2014-11-22T15:06:00Z"/>
          <w:rFonts w:ascii="Times New Roman" w:eastAsia="Times New Roman" w:hAnsi="Times New Roman" w:cs="Times New Roman"/>
          <w:sz w:val="24"/>
          <w:highlight w:val="white"/>
        </w:rPr>
        <w:pPrChange w:id="711" w:author="Jeff Greenfield" w:date="2014-11-22T15:54:00Z">
          <w:pPr>
            <w:pStyle w:val="Normal1"/>
            <w:spacing w:line="480" w:lineRule="auto"/>
            <w:ind w:firstLine="720"/>
          </w:pPr>
        </w:pPrChange>
      </w:pPr>
      <w:del w:id="712" w:author="Jeff Greenfield" w:date="2014-11-22T15:06:00Z">
        <w:r w:rsidRPr="004B143D" w:rsidDel="006E0DB7">
          <w:rPr>
            <w:rFonts w:ascii="Times New Roman" w:eastAsia="Times New Roman" w:hAnsi="Times New Roman" w:cs="Times New Roman"/>
            <w:sz w:val="24"/>
            <w:highlight w:val="white"/>
          </w:rPr>
          <w:delText>Because of this relationship, a</w:delText>
        </w:r>
      </w:del>
    </w:p>
    <w:p w:rsidR="0050710C" w:rsidDel="0050710C" w:rsidRDefault="00644528" w:rsidP="00336EB0">
      <w:pPr>
        <w:pStyle w:val="Normal1"/>
        <w:spacing w:line="480" w:lineRule="auto"/>
        <w:rPr>
          <w:del w:id="713" w:author="Jeff Greenfield" w:date="2014-11-22T15:11:00Z"/>
          <w:rFonts w:ascii="Times New Roman" w:hAnsi="Times New Roman"/>
          <w:sz w:val="24"/>
        </w:rPr>
        <w:pPrChange w:id="714" w:author="Jeff Greenfield" w:date="2014-11-22T15:54:00Z">
          <w:pPr>
            <w:pStyle w:val="Normal1"/>
            <w:spacing w:line="480" w:lineRule="auto"/>
            <w:ind w:firstLine="720"/>
          </w:pPr>
        </w:pPrChange>
      </w:pPr>
      <w:ins w:id="715" w:author="Unknown" w:date="2014-11-08T23:50:00Z">
        <w:del w:id="716" w:author="Jeff Greenfield" w:date="2014-11-22T15:03:00Z">
          <w:r w:rsidDel="006E0DB7">
            <w:rPr>
              <w:rFonts w:ascii="Times New Roman" w:eastAsia="Times New Roman" w:hAnsi="Times New Roman" w:cs="Times New Roman"/>
              <w:sz w:val="24"/>
              <w:highlight w:val="white"/>
            </w:rPr>
            <w:delText>A</w:delText>
          </w:r>
        </w:del>
      </w:ins>
      <w:del w:id="717" w:author="Jeff Greenfield" w:date="2014-11-22T15:04:00Z">
        <w:r w:rsidR="003F373E" w:rsidRPr="004B143D" w:rsidDel="006E0DB7">
          <w:rPr>
            <w:rFonts w:ascii="Times New Roman" w:eastAsia="Times New Roman" w:hAnsi="Times New Roman" w:cs="Times New Roman"/>
            <w:sz w:val="24"/>
            <w:highlight w:val="white"/>
          </w:rPr>
          <w:delText xml:space="preserve"> </w:delText>
        </w:r>
      </w:del>
      <w:del w:id="718" w:author="Jeff Greenfield" w:date="2014-11-22T15:06:00Z">
        <w:r w:rsidR="003F373E" w:rsidRPr="004B143D" w:rsidDel="006E0DB7">
          <w:rPr>
            <w:rFonts w:ascii="Times New Roman" w:eastAsia="Times New Roman" w:hAnsi="Times New Roman" w:cs="Times New Roman"/>
            <w:sz w:val="24"/>
            <w:highlight w:val="white"/>
          </w:rPr>
          <w:delText>p</w:delText>
        </w:r>
      </w:del>
      <w:del w:id="719" w:author="Jeff Greenfield" w:date="2014-11-22T15:11:00Z">
        <w:r w:rsidR="003F373E" w:rsidRPr="004B143D" w:rsidDel="0050710C">
          <w:rPr>
            <w:rFonts w:ascii="Times New Roman" w:eastAsia="Times New Roman" w:hAnsi="Times New Roman" w:cs="Times New Roman"/>
            <w:sz w:val="24"/>
            <w:highlight w:val="white"/>
          </w:rPr>
          <w:delText xml:space="preserve">ossible confound on establishing a </w:delText>
        </w:r>
        <w:commentRangeStart w:id="720"/>
        <w:r w:rsidR="003F373E" w:rsidRPr="004B143D" w:rsidDel="0050710C">
          <w:rPr>
            <w:rFonts w:ascii="Times New Roman" w:eastAsia="Times New Roman" w:hAnsi="Times New Roman" w:cs="Times New Roman"/>
            <w:sz w:val="24"/>
            <w:highlight w:val="white"/>
          </w:rPr>
          <w:delText xml:space="preserve">preferred difficulty value </w:delText>
        </w:r>
        <w:commentRangeEnd w:id="720"/>
        <w:r w:rsidDel="0050710C">
          <w:rPr>
            <w:rStyle w:val="CommentReference"/>
          </w:rPr>
          <w:commentReference w:id="720"/>
        </w:r>
        <w:r w:rsidR="003F373E" w:rsidRPr="004B143D" w:rsidDel="0050710C">
          <w:rPr>
            <w:rFonts w:ascii="Times New Roman" w:eastAsia="Times New Roman" w:hAnsi="Times New Roman" w:cs="Times New Roman"/>
            <w:sz w:val="24"/>
            <w:highlight w:val="white"/>
          </w:rPr>
          <w:delText>is the participant’s preferred learning modality, which is the mode through which the learner most readily absorbs information.</w:delText>
        </w:r>
      </w:del>
      <w:del w:id="721" w:author="Jeff Greenfield" w:date="2014-11-22T15:09:00Z">
        <w:r w:rsidR="003F373E" w:rsidRPr="004B143D" w:rsidDel="0050710C">
          <w:rPr>
            <w:rFonts w:ascii="Times New Roman" w:eastAsia="Times New Roman" w:hAnsi="Times New Roman" w:cs="Times New Roman"/>
            <w:sz w:val="24"/>
            <w:highlight w:val="white"/>
          </w:rPr>
          <w:delText xml:space="preserve">   </w:delText>
        </w:r>
      </w:del>
      <w:del w:id="722" w:author="Jeff Greenfield" w:date="2014-11-22T15:11:00Z">
        <w:r w:rsidR="003F373E" w:rsidRPr="004B143D" w:rsidDel="0050710C">
          <w:rPr>
            <w:rFonts w:ascii="Times New Roman" w:eastAsia="Times New Roman" w:hAnsi="Times New Roman" w:cs="Times New Roman"/>
            <w:sz w:val="24"/>
            <w:highlight w:val="white"/>
          </w:rPr>
          <w:delText>This paper will adopt the set of learning modalities in the Swassing Barbe Modality Index (</w:delText>
        </w:r>
        <w:commentRangeStart w:id="723"/>
        <w:r w:rsidR="003F373E" w:rsidRPr="004B143D" w:rsidDel="0050710C">
          <w:rPr>
            <w:rFonts w:ascii="Times New Roman" w:eastAsia="Times New Roman" w:hAnsi="Times New Roman" w:cs="Times New Roman"/>
            <w:sz w:val="24"/>
            <w:highlight w:val="white"/>
          </w:rPr>
          <w:delText>SBMI</w:delText>
        </w:r>
        <w:commentRangeEnd w:id="723"/>
        <w:r w:rsidDel="0050710C">
          <w:rPr>
            <w:rStyle w:val="CommentReference"/>
          </w:rPr>
          <w:commentReference w:id="723"/>
        </w:r>
        <w:r w:rsidR="003F373E" w:rsidRPr="004B143D" w:rsidDel="0050710C">
          <w:rPr>
            <w:rFonts w:ascii="Times New Roman" w:eastAsia="Times New Roman" w:hAnsi="Times New Roman" w:cs="Times New Roman"/>
            <w:sz w:val="24"/>
            <w:highlight w:val="white"/>
          </w:rPr>
          <w:delText xml:space="preserve">).  These learning modalities are “visual”, “auditory” and “kinesthetic”  (Barbe &amp; Swassing, 1979).  There is some disagreement over how preferred learning style </w:delText>
        </w:r>
      </w:del>
      <w:ins w:id="724" w:author="Unknown" w:date="2014-11-08T23:54:00Z">
        <w:del w:id="725" w:author="Jeff Greenfield" w:date="2014-11-22T15:11:00Z">
          <w:r w:rsidDel="0050710C">
            <w:rPr>
              <w:rFonts w:ascii="Times New Roman" w:eastAsia="Times New Roman" w:hAnsi="Times New Roman" w:cs="Times New Roman"/>
              <w:sz w:val="24"/>
              <w:highlight w:val="white"/>
            </w:rPr>
            <w:delText>e</w:delText>
          </w:r>
        </w:del>
      </w:ins>
      <w:commentRangeStart w:id="726"/>
      <w:del w:id="727" w:author="Jeff Greenfield" w:date="2014-11-22T15:11:00Z">
        <w:r w:rsidR="003F373E" w:rsidRPr="004B143D" w:rsidDel="0050710C">
          <w:rPr>
            <w:rFonts w:ascii="Times New Roman" w:eastAsia="Times New Roman" w:hAnsi="Times New Roman" w:cs="Times New Roman"/>
            <w:sz w:val="24"/>
            <w:highlight w:val="white"/>
          </w:rPr>
          <w:delText>affects</w:delText>
        </w:r>
        <w:commentRangeEnd w:id="726"/>
        <w:r w:rsidDel="0050710C">
          <w:rPr>
            <w:rStyle w:val="CommentReference"/>
          </w:rPr>
          <w:commentReference w:id="726"/>
        </w:r>
        <w:r w:rsidR="003F373E" w:rsidRPr="004B143D" w:rsidDel="0050710C">
          <w:rPr>
            <w:rFonts w:ascii="Times New Roman" w:eastAsia="Times New Roman" w:hAnsi="Times New Roman" w:cs="Times New Roman"/>
            <w:sz w:val="24"/>
            <w:highlight w:val="white"/>
          </w:rPr>
          <w:delText xml:space="preserve"> learning </w:delText>
        </w:r>
        <w:commentRangeStart w:id="728"/>
        <w:r w:rsidR="003F373E" w:rsidRPr="004B143D" w:rsidDel="0050710C">
          <w:rPr>
            <w:rFonts w:ascii="Times New Roman" w:eastAsia="Times New Roman" w:hAnsi="Times New Roman" w:cs="Times New Roman"/>
            <w:sz w:val="24"/>
            <w:highlight w:val="white"/>
          </w:rPr>
          <w:delText>rate</w:delText>
        </w:r>
        <w:commentRangeEnd w:id="728"/>
        <w:r w:rsidDel="0050710C">
          <w:rPr>
            <w:rStyle w:val="CommentReference"/>
          </w:rPr>
          <w:commentReference w:id="728"/>
        </w:r>
        <w:r w:rsidR="003F373E" w:rsidRPr="004B143D" w:rsidDel="0050710C">
          <w:rPr>
            <w:rFonts w:ascii="Times New Roman" w:eastAsia="Times New Roman" w:hAnsi="Times New Roman" w:cs="Times New Roman"/>
            <w:sz w:val="24"/>
            <w:highlight w:val="white"/>
          </w:rPr>
          <w:delText xml:space="preserve"> (Dunn, 1993; </w:delText>
        </w:r>
        <w:r w:rsidR="003F373E" w:rsidRPr="004B143D" w:rsidDel="0050710C">
          <w:rPr>
            <w:rFonts w:ascii="Times New Roman" w:eastAsia="Times New Roman" w:hAnsi="Times New Roman" w:cs="Times New Roman"/>
            <w:sz w:val="24"/>
          </w:rPr>
          <w:delText>Krätzig &amp; Arbuthnott, 2006)</w:delText>
        </w:r>
      </w:del>
      <w:ins w:id="729" w:author="Unknown" w:date="2014-11-08T23:58:00Z">
        <w:del w:id="730" w:author="Jeff Greenfield" w:date="2014-11-22T15:11:00Z">
          <w:r w:rsidR="00ED50F9" w:rsidDel="0050710C">
            <w:rPr>
              <w:rFonts w:ascii="Times New Roman" w:eastAsia="Times New Roman" w:hAnsi="Times New Roman" w:cs="Times New Roman"/>
              <w:sz w:val="24"/>
            </w:rPr>
            <w:delText xml:space="preserve"> and</w:delText>
          </w:r>
        </w:del>
      </w:ins>
      <w:del w:id="731" w:author="Jeff Greenfield" w:date="2014-11-22T15:11:00Z">
        <w:r w:rsidR="003F373E" w:rsidRPr="004B143D" w:rsidDel="0050710C">
          <w:rPr>
            <w:rFonts w:ascii="Times New Roman" w:eastAsia="Times New Roman" w:hAnsi="Times New Roman" w:cs="Times New Roman"/>
            <w:sz w:val="24"/>
          </w:rPr>
          <w:delText xml:space="preserve">.  Ideally, this study would test users for learning style and try to find a relationship based on these preferred orientations.  However, it appears that several of the more popular learning style inventories disagree and are in fact measuring different things (Ferrell, 1983).  In order to examine the possible effects of learning style on learning rate, this study will incorporate data from one visual, one verbal, and one kinesthetic </w:delText>
        </w:r>
        <w:commentRangeStart w:id="732"/>
        <w:r w:rsidR="003F373E" w:rsidRPr="004B143D" w:rsidDel="0050710C">
          <w:rPr>
            <w:rFonts w:ascii="Times New Roman" w:eastAsia="Times New Roman" w:hAnsi="Times New Roman" w:cs="Times New Roman"/>
            <w:sz w:val="24"/>
          </w:rPr>
          <w:delText>task</w:delText>
        </w:r>
        <w:commentRangeEnd w:id="732"/>
        <w:r w:rsidR="00ED50F9" w:rsidDel="0050710C">
          <w:rPr>
            <w:rStyle w:val="CommentReference"/>
          </w:rPr>
          <w:commentReference w:id="732"/>
        </w:r>
        <w:r w:rsidR="003F373E" w:rsidRPr="004B143D" w:rsidDel="0050710C">
          <w:rPr>
            <w:rFonts w:ascii="Times New Roman" w:eastAsia="Times New Roman" w:hAnsi="Times New Roman" w:cs="Times New Roman"/>
            <w:sz w:val="24"/>
          </w:rPr>
          <w:delText>.</w:delText>
        </w:r>
      </w:del>
    </w:p>
    <w:p w:rsidR="00BA1767" w:rsidRPr="00905272" w:rsidRDefault="00BC218F" w:rsidP="00336EB0">
      <w:pPr>
        <w:spacing w:line="480" w:lineRule="auto"/>
        <w:rPr>
          <w:rFonts w:ascii="Times New Roman" w:eastAsia="Times New Roman" w:hAnsi="Times New Roman" w:cs="Times New Roman"/>
          <w:b/>
          <w:sz w:val="24"/>
          <w:rPrChange w:id="733" w:author="Jeff Greenfield" w:date="2014-11-22T16:38:00Z">
            <w:rPr>
              <w:rFonts w:ascii="Times New Roman" w:hAnsi="Times New Roman"/>
              <w:sz w:val="24"/>
            </w:rPr>
          </w:rPrChange>
        </w:rPr>
        <w:pPrChange w:id="734" w:author="Jeff Greenfield" w:date="2014-11-22T15:54:00Z">
          <w:pPr>
            <w:spacing w:line="480" w:lineRule="auto"/>
            <w:jc w:val="center"/>
          </w:pPr>
        </w:pPrChange>
      </w:pPr>
      <w:commentRangeStart w:id="735"/>
      <w:r w:rsidRPr="004B143D">
        <w:rPr>
          <w:rFonts w:ascii="Times New Roman" w:eastAsia="Times New Roman" w:hAnsi="Times New Roman" w:cs="Times New Roman"/>
          <w:b/>
          <w:sz w:val="24"/>
        </w:rPr>
        <w:t>Three</w:t>
      </w:r>
      <w:commentRangeEnd w:id="735"/>
      <w:r w:rsidR="00ED50F9">
        <w:rPr>
          <w:rStyle w:val="CommentReference"/>
        </w:rPr>
        <w:commentReference w:id="735"/>
      </w:r>
      <w:r w:rsidRPr="004B143D">
        <w:rPr>
          <w:rFonts w:ascii="Times New Roman" w:eastAsia="Times New Roman" w:hAnsi="Times New Roman" w:cs="Times New Roman"/>
          <w:b/>
          <w:sz w:val="24"/>
        </w:rPr>
        <w:t xml:space="preserve"> Models of Fun</w:t>
      </w:r>
    </w:p>
    <w:p w:rsidR="005927D3" w:rsidRDefault="00EC2F9E" w:rsidP="00E737C3">
      <w:pPr>
        <w:pStyle w:val="Normal1"/>
        <w:spacing w:line="480" w:lineRule="auto"/>
        <w:ind w:firstLine="720"/>
        <w:rPr>
          <w:ins w:id="736" w:author="Jeff Greenfield" w:date="2014-11-22T18:05:00Z"/>
          <w:rFonts w:ascii="Times New Roman" w:eastAsia="Times New Roman" w:hAnsi="Times New Roman" w:cs="Times New Roman"/>
          <w:sz w:val="24"/>
        </w:rPr>
      </w:pPr>
      <w:proofErr w:type="gramStart"/>
      <w:ins w:id="737" w:author="Jeff Greenfield" w:date="2014-11-22T18:16:00Z">
        <w:r w:rsidRPr="00EC2F9E">
          <w:rPr>
            <w:rFonts w:ascii="Times New Roman" w:eastAsia="Times New Roman" w:hAnsi="Times New Roman" w:cs="Times New Roman"/>
            <w:b/>
            <w:sz w:val="24"/>
            <w:rPrChange w:id="738" w:author="Jeff Greenfield" w:date="2014-11-22T18:16:00Z">
              <w:rPr>
                <w:rFonts w:ascii="Times New Roman" w:eastAsia="Times New Roman" w:hAnsi="Times New Roman" w:cs="Times New Roman"/>
                <w:sz w:val="24"/>
              </w:rPr>
            </w:rPrChange>
          </w:rPr>
          <w:t xml:space="preserve">Csikszentmihalyi’s </w:t>
        </w:r>
      </w:ins>
      <w:del w:id="739" w:author="Jeff Greenfield" w:date="2014-11-22T16:57:00Z">
        <w:r w:rsidR="003F373E" w:rsidRPr="004B143D" w:rsidDel="003A3618">
          <w:rPr>
            <w:rFonts w:ascii="Times New Roman" w:eastAsia="Times New Roman" w:hAnsi="Times New Roman" w:cs="Times New Roman"/>
            <w:b/>
            <w:sz w:val="24"/>
          </w:rPr>
          <w:delText xml:space="preserve">Range </w:delText>
        </w:r>
      </w:del>
      <w:ins w:id="740" w:author="Unknown" w:date="2014-11-09T00:00:00Z">
        <w:del w:id="741" w:author="Jeff Greenfield" w:date="2014-11-22T15:55:00Z">
          <w:r w:rsidR="00ED50F9" w:rsidDel="00336EB0">
            <w:rPr>
              <w:rFonts w:ascii="Times New Roman" w:eastAsia="Times New Roman" w:hAnsi="Times New Roman" w:cs="Times New Roman"/>
              <w:b/>
              <w:sz w:val="24"/>
            </w:rPr>
            <w:delText>E</w:delText>
          </w:r>
        </w:del>
      </w:ins>
      <w:del w:id="742" w:author="Jeff Greenfield" w:date="2014-11-22T15:55:00Z">
        <w:r w:rsidR="003F373E" w:rsidRPr="004B143D" w:rsidDel="00336EB0">
          <w:rPr>
            <w:rFonts w:ascii="Times New Roman" w:eastAsia="Times New Roman" w:hAnsi="Times New Roman" w:cs="Times New Roman"/>
            <w:b/>
            <w:sz w:val="24"/>
          </w:rPr>
          <w:delText xml:space="preserve">effects and </w:delText>
        </w:r>
      </w:del>
      <w:ins w:id="743" w:author="Unknown" w:date="2014-11-09T00:01:00Z">
        <w:del w:id="744" w:author="Jeff Greenfield" w:date="2014-11-22T15:55:00Z">
          <w:r w:rsidR="00ED50F9" w:rsidDel="00336EB0">
            <w:rPr>
              <w:rFonts w:ascii="Times New Roman" w:eastAsia="Times New Roman" w:hAnsi="Times New Roman" w:cs="Times New Roman"/>
              <w:b/>
              <w:sz w:val="24"/>
            </w:rPr>
            <w:delText>F</w:delText>
          </w:r>
        </w:del>
      </w:ins>
      <w:del w:id="745" w:author="Jeff Greenfield" w:date="2014-11-22T15:55:00Z">
        <w:r w:rsidR="003F373E" w:rsidRPr="004B143D" w:rsidDel="00336EB0">
          <w:rPr>
            <w:rFonts w:ascii="Times New Roman" w:eastAsia="Times New Roman" w:hAnsi="Times New Roman" w:cs="Times New Roman"/>
            <w:b/>
            <w:sz w:val="24"/>
          </w:rPr>
          <w:delText>flow</w:delText>
        </w:r>
      </w:del>
      <w:ins w:id="746" w:author="Jeff Greenfield" w:date="2014-11-22T16:57:00Z">
        <w:r w:rsidR="003A3618">
          <w:rPr>
            <w:rFonts w:ascii="Times New Roman" w:eastAsia="Times New Roman" w:hAnsi="Times New Roman" w:cs="Times New Roman"/>
            <w:b/>
            <w:sz w:val="24"/>
          </w:rPr>
          <w:t>F</w:t>
        </w:r>
      </w:ins>
      <w:ins w:id="747" w:author="Jeff Greenfield" w:date="2014-11-22T15:55:00Z">
        <w:r w:rsidR="00336EB0">
          <w:rPr>
            <w:rFonts w:ascii="Times New Roman" w:eastAsia="Times New Roman" w:hAnsi="Times New Roman" w:cs="Times New Roman"/>
            <w:b/>
            <w:sz w:val="24"/>
          </w:rPr>
          <w:t>low.</w:t>
        </w:r>
      </w:ins>
      <w:proofErr w:type="gramEnd"/>
      <w:ins w:id="748" w:author="Unknown" w:date="2014-11-09T09:57:00Z">
        <w:r w:rsidR="003E7E0B" w:rsidRPr="003E7E0B">
          <w:t xml:space="preserve"> </w:t>
        </w:r>
        <w:r w:rsidR="003E7E0B">
          <w:t xml:space="preserve"> </w:t>
        </w:r>
      </w:ins>
      <w:ins w:id="749" w:author="Jeff Greenfield" w:date="2014-11-22T15:57:00Z">
        <w:r w:rsidR="00336EB0" w:rsidRPr="004B143D">
          <w:rPr>
            <w:rFonts w:ascii="Times New Roman" w:eastAsia="Times New Roman" w:hAnsi="Times New Roman" w:cs="Times New Roman"/>
            <w:sz w:val="24"/>
          </w:rPr>
          <w:t>Csikszentmihalyi</w:t>
        </w:r>
      </w:ins>
      <w:ins w:id="750" w:author="Jeff Greenfield" w:date="2014-11-22T15:58:00Z">
        <w:r w:rsidR="00336EB0">
          <w:rPr>
            <w:rFonts w:ascii="Times New Roman" w:eastAsia="Times New Roman" w:hAnsi="Times New Roman" w:cs="Times New Roman"/>
            <w:sz w:val="24"/>
          </w:rPr>
          <w:t>’s</w:t>
        </w:r>
      </w:ins>
      <w:ins w:id="751" w:author="Jeff Greenfield" w:date="2014-11-22T15:57:00Z">
        <w:r w:rsidR="00336EB0">
          <w:rPr>
            <w:rFonts w:ascii="Times New Roman" w:eastAsia="Times New Roman" w:hAnsi="Times New Roman" w:cs="Times New Roman"/>
            <w:sz w:val="24"/>
          </w:rPr>
          <w:t xml:space="preserve"> </w:t>
        </w:r>
      </w:ins>
      <w:ins w:id="752" w:author="Jeff Greenfield" w:date="2014-11-22T15:58:00Z">
        <w:r w:rsidR="00336EB0">
          <w:rPr>
            <w:rFonts w:ascii="Times New Roman" w:eastAsia="Times New Roman" w:hAnsi="Times New Roman" w:cs="Times New Roman"/>
            <w:sz w:val="24"/>
          </w:rPr>
          <w:t>conception</w:t>
        </w:r>
      </w:ins>
      <w:ins w:id="753" w:author="Jeff Greenfield" w:date="2014-11-22T15:57:00Z">
        <w:r w:rsidR="00336EB0">
          <w:rPr>
            <w:rFonts w:ascii="Times New Roman" w:eastAsia="Times New Roman" w:hAnsi="Times New Roman" w:cs="Times New Roman"/>
            <w:sz w:val="24"/>
          </w:rPr>
          <w:t xml:space="preserve"> of </w:t>
        </w:r>
      </w:ins>
      <w:ins w:id="754" w:author="Jeff Greenfield" w:date="2014-11-22T15:59:00Z">
        <w:r w:rsidR="00336EB0">
          <w:rPr>
            <w:rFonts w:ascii="Times New Roman" w:eastAsia="Times New Roman" w:hAnsi="Times New Roman" w:cs="Times New Roman"/>
            <w:sz w:val="24"/>
          </w:rPr>
          <w:t xml:space="preserve">enjoyment </w:t>
        </w:r>
      </w:ins>
      <w:ins w:id="755" w:author="Jeff Greenfield" w:date="2014-11-22T16:02:00Z">
        <w:r w:rsidR="00336EB0">
          <w:rPr>
            <w:rFonts w:ascii="Times New Roman" w:eastAsia="Times New Roman" w:hAnsi="Times New Roman" w:cs="Times New Roman"/>
            <w:sz w:val="24"/>
          </w:rPr>
          <w:t xml:space="preserve">for an individual </w:t>
        </w:r>
      </w:ins>
      <w:ins w:id="756" w:author="Jeff Greenfield" w:date="2014-11-22T16:40:00Z">
        <w:r w:rsidR="00905272">
          <w:rPr>
            <w:rFonts w:ascii="Times New Roman" w:eastAsia="Times New Roman" w:hAnsi="Times New Roman" w:cs="Times New Roman"/>
            <w:sz w:val="24"/>
          </w:rPr>
          <w:t>engaging in</w:t>
        </w:r>
      </w:ins>
      <w:ins w:id="757" w:author="Jeff Greenfield" w:date="2014-11-22T16:00:00Z">
        <w:r w:rsidR="00336EB0">
          <w:rPr>
            <w:rFonts w:ascii="Times New Roman" w:eastAsia="Times New Roman" w:hAnsi="Times New Roman" w:cs="Times New Roman"/>
            <w:sz w:val="24"/>
          </w:rPr>
          <w:t xml:space="preserve"> a task </w:t>
        </w:r>
      </w:ins>
      <w:ins w:id="758" w:author="Jeff Greenfield" w:date="2014-11-22T16:03:00Z">
        <w:r w:rsidR="00336EB0">
          <w:rPr>
            <w:rFonts w:ascii="Times New Roman" w:eastAsia="Times New Roman" w:hAnsi="Times New Roman" w:cs="Times New Roman"/>
            <w:sz w:val="24"/>
          </w:rPr>
          <w:t>includes</w:t>
        </w:r>
      </w:ins>
      <w:ins w:id="759" w:author="Jeff Greenfield" w:date="2014-11-22T15:59:00Z">
        <w:r w:rsidR="00336EB0">
          <w:rPr>
            <w:rFonts w:ascii="Times New Roman" w:eastAsia="Times New Roman" w:hAnsi="Times New Roman" w:cs="Times New Roman"/>
            <w:sz w:val="24"/>
          </w:rPr>
          <w:t xml:space="preserve"> the following eight factors: </w:t>
        </w:r>
      </w:ins>
      <w:ins w:id="760" w:author="Jeff Greenfield" w:date="2014-11-22T15:58:00Z">
        <w:r w:rsidR="00336EB0">
          <w:rPr>
            <w:rFonts w:ascii="Times New Roman" w:eastAsia="Times New Roman" w:hAnsi="Times New Roman" w:cs="Times New Roman"/>
            <w:sz w:val="24"/>
          </w:rPr>
          <w:t xml:space="preserve">one, the task </w:t>
        </w:r>
      </w:ins>
      <w:ins w:id="761" w:author="Jeff Greenfield" w:date="2014-11-22T16:02:00Z">
        <w:r w:rsidR="00336EB0">
          <w:rPr>
            <w:rFonts w:ascii="Times New Roman" w:eastAsia="Times New Roman" w:hAnsi="Times New Roman" w:cs="Times New Roman"/>
            <w:sz w:val="24"/>
          </w:rPr>
          <w:t>can</w:t>
        </w:r>
      </w:ins>
      <w:ins w:id="762" w:author="Jeff Greenfield" w:date="2014-11-22T15:58:00Z">
        <w:r w:rsidR="00336EB0">
          <w:rPr>
            <w:rFonts w:ascii="Times New Roman" w:eastAsia="Times New Roman" w:hAnsi="Times New Roman" w:cs="Times New Roman"/>
            <w:sz w:val="24"/>
          </w:rPr>
          <w:t xml:space="preserve"> be completed; two, the </w:t>
        </w:r>
      </w:ins>
      <w:ins w:id="763" w:author="Jeff Greenfield" w:date="2014-11-22T16:03:00Z">
        <w:r w:rsidR="00336EB0">
          <w:rPr>
            <w:rFonts w:ascii="Times New Roman" w:eastAsia="Times New Roman" w:hAnsi="Times New Roman" w:cs="Times New Roman"/>
            <w:sz w:val="24"/>
          </w:rPr>
          <w:t>individual can concentrate on the task</w:t>
        </w:r>
      </w:ins>
      <w:ins w:id="764" w:author="Jeff Greenfield" w:date="2014-11-22T16:00:00Z">
        <w:r w:rsidR="00336EB0">
          <w:rPr>
            <w:rFonts w:ascii="Times New Roman" w:eastAsia="Times New Roman" w:hAnsi="Times New Roman" w:cs="Times New Roman"/>
            <w:sz w:val="24"/>
          </w:rPr>
          <w:t xml:space="preserve">; three, the task has clear goals; four, the task gives immediate feedback; five, </w:t>
        </w:r>
      </w:ins>
      <w:ins w:id="765" w:author="Jeff Greenfield" w:date="2014-11-22T16:04:00Z">
        <w:r w:rsidR="00336EB0">
          <w:rPr>
            <w:rFonts w:ascii="Times New Roman" w:eastAsia="Times New Roman" w:hAnsi="Times New Roman" w:cs="Times New Roman"/>
            <w:sz w:val="24"/>
          </w:rPr>
          <w:t xml:space="preserve">while doing the task, the individual’s attention focuses to the point of forgetting the stresses of daily life; six, </w:t>
        </w:r>
      </w:ins>
      <w:ins w:id="766" w:author="Jeff Greenfield" w:date="2014-11-22T16:05:00Z">
        <w:r w:rsidR="00311B04">
          <w:rPr>
            <w:rFonts w:ascii="Times New Roman" w:eastAsia="Times New Roman" w:hAnsi="Times New Roman" w:cs="Times New Roman"/>
            <w:sz w:val="24"/>
          </w:rPr>
          <w:t xml:space="preserve">the individual feels a sense of control during the task; seven, ego and self-concern disappear; and eight, the sense of duration of time alters </w:t>
        </w:r>
      </w:ins>
      <w:ins w:id="767" w:author="Jeff Greenfield" w:date="2014-11-22T16:07:00Z">
        <w:r w:rsidR="00311B04">
          <w:rPr>
            <w:rFonts w:ascii="Times New Roman" w:eastAsia="Times New Roman" w:hAnsi="Times New Roman" w:cs="Times New Roman"/>
            <w:sz w:val="24"/>
          </w:rPr>
          <w:t xml:space="preserve">(Csikszentmihalyi, 1990, p.49).  </w:t>
        </w:r>
      </w:ins>
      <w:ins w:id="768" w:author="Jeff Greenfield" w:date="2014-11-22T16:09:00Z">
        <w:r w:rsidR="00311B04">
          <w:rPr>
            <w:rFonts w:ascii="Times New Roman" w:eastAsia="Times New Roman" w:hAnsi="Times New Roman" w:cs="Times New Roman"/>
            <w:sz w:val="24"/>
          </w:rPr>
          <w:t xml:space="preserve">Not all eight factors must be present for enjoyment to occur.  When the majority of these factors are present, one can be said to be in a state of flow.  </w:t>
        </w:r>
      </w:ins>
    </w:p>
    <w:p w:rsidR="00BB3C97" w:rsidRPr="00336EB0" w:rsidDel="00336EB0" w:rsidRDefault="00905272" w:rsidP="005927D3">
      <w:pPr>
        <w:pStyle w:val="Normal1"/>
        <w:numPr>
          <w:ins w:id="769" w:author="Jeff Greenfield" w:date="2014-11-22T15:57:00Z"/>
        </w:numPr>
        <w:spacing w:line="480" w:lineRule="auto"/>
        <w:ind w:firstLine="720"/>
        <w:rPr>
          <w:ins w:id="770" w:author="Unknown" w:date="2014-11-09T10:07:00Z"/>
          <w:del w:id="771" w:author="Jeff Greenfield" w:date="2014-11-22T15:56:00Z"/>
          <w:rFonts w:ascii="Times New Roman" w:eastAsia="Times New Roman" w:hAnsi="Times New Roman" w:cs="Times New Roman"/>
          <w:sz w:val="24"/>
          <w:rPrChange w:id="772" w:author="Jeff Greenfield" w:date="2014-11-22T15:57:00Z">
            <w:rPr>
              <w:ins w:id="773" w:author="Unknown" w:date="2014-11-09T10:07:00Z"/>
              <w:del w:id="774" w:author="Jeff Greenfield" w:date="2014-11-22T15:56:00Z"/>
              <w:rFonts w:ascii="Times New Roman" w:eastAsia="Times New Roman" w:hAnsi="Times New Roman" w:cs="Times New Roman"/>
              <w:b/>
              <w:sz w:val="24"/>
            </w:rPr>
          </w:rPrChange>
        </w:rPr>
        <w:pPrChange w:id="775" w:author="Jeff Greenfield" w:date="2014-11-22T18:05:00Z">
          <w:pPr>
            <w:pStyle w:val="Normal1"/>
            <w:spacing w:line="480" w:lineRule="auto"/>
          </w:pPr>
        </w:pPrChange>
      </w:pPr>
      <w:ins w:id="776" w:author="Jeff Greenfield" w:date="2014-11-22T16:40:00Z">
        <w:r>
          <w:rPr>
            <w:rFonts w:ascii="Times New Roman" w:eastAsia="Times New Roman" w:hAnsi="Times New Roman" w:cs="Times New Roman"/>
            <w:sz w:val="24"/>
          </w:rPr>
          <w:t xml:space="preserve">One of the corollaries of these </w:t>
        </w:r>
      </w:ins>
      <w:ins w:id="777" w:author="Jeff Greenfield" w:date="2014-11-22T16:42:00Z">
        <w:r>
          <w:rPr>
            <w:rFonts w:ascii="Times New Roman" w:eastAsia="Times New Roman" w:hAnsi="Times New Roman" w:cs="Times New Roman"/>
            <w:sz w:val="24"/>
          </w:rPr>
          <w:t>conditions</w:t>
        </w:r>
      </w:ins>
      <w:ins w:id="778" w:author="Jeff Greenfield" w:date="2014-11-22T16:40:00Z">
        <w:r>
          <w:rPr>
            <w:rFonts w:ascii="Times New Roman" w:eastAsia="Times New Roman" w:hAnsi="Times New Roman" w:cs="Times New Roman"/>
            <w:sz w:val="24"/>
          </w:rPr>
          <w:t xml:space="preserve"> is that</w:t>
        </w:r>
      </w:ins>
      <w:ins w:id="779" w:author="Jeff Greenfield" w:date="2014-11-22T16:22:00Z">
        <w:r w:rsidR="00355DDC">
          <w:rPr>
            <w:rFonts w:ascii="Times New Roman" w:eastAsia="Times New Roman" w:hAnsi="Times New Roman" w:cs="Times New Roman"/>
            <w:sz w:val="24"/>
          </w:rPr>
          <w:t xml:space="preserve"> </w:t>
        </w:r>
      </w:ins>
      <w:ins w:id="780" w:author="Jeff Greenfield" w:date="2014-11-22T16:25:00Z">
        <w:r w:rsidR="00355DDC">
          <w:rPr>
            <w:rFonts w:ascii="Times New Roman" w:eastAsia="Times New Roman" w:hAnsi="Times New Roman" w:cs="Times New Roman"/>
            <w:sz w:val="24"/>
          </w:rPr>
          <w:t xml:space="preserve">entering a </w:t>
        </w:r>
      </w:ins>
      <w:ins w:id="781" w:author="Jeff Greenfield" w:date="2014-11-22T16:24:00Z">
        <w:r w:rsidR="00355DDC">
          <w:rPr>
            <w:rFonts w:ascii="Times New Roman" w:eastAsia="Times New Roman" w:hAnsi="Times New Roman" w:cs="Times New Roman"/>
            <w:sz w:val="24"/>
          </w:rPr>
          <w:t xml:space="preserve">flow </w:t>
        </w:r>
      </w:ins>
      <w:ins w:id="782" w:author="Jeff Greenfield" w:date="2014-11-22T16:25:00Z">
        <w:r w:rsidR="00355DDC">
          <w:rPr>
            <w:rFonts w:ascii="Times New Roman" w:eastAsia="Times New Roman" w:hAnsi="Times New Roman" w:cs="Times New Roman"/>
            <w:sz w:val="24"/>
          </w:rPr>
          <w:t xml:space="preserve">state </w:t>
        </w:r>
      </w:ins>
      <w:ins w:id="783" w:author="Jeff Greenfield" w:date="2014-11-22T16:24:00Z">
        <w:r w:rsidR="00355DDC">
          <w:rPr>
            <w:rFonts w:ascii="Times New Roman" w:eastAsia="Times New Roman" w:hAnsi="Times New Roman" w:cs="Times New Roman"/>
            <w:sz w:val="24"/>
          </w:rPr>
          <w:t xml:space="preserve">requires there </w:t>
        </w:r>
      </w:ins>
      <w:ins w:id="784" w:author="Jeff Greenfield" w:date="2014-11-22T16:41:00Z">
        <w:r>
          <w:rPr>
            <w:rFonts w:ascii="Times New Roman" w:eastAsia="Times New Roman" w:hAnsi="Times New Roman" w:cs="Times New Roman"/>
            <w:sz w:val="24"/>
          </w:rPr>
          <w:t xml:space="preserve">to </w:t>
        </w:r>
      </w:ins>
      <w:ins w:id="785" w:author="Jeff Greenfield" w:date="2014-11-22T16:24:00Z">
        <w:r w:rsidR="00355DDC">
          <w:rPr>
            <w:rFonts w:ascii="Times New Roman" w:eastAsia="Times New Roman" w:hAnsi="Times New Roman" w:cs="Times New Roman"/>
            <w:sz w:val="24"/>
          </w:rPr>
          <w:t xml:space="preserve">be a balance between the perceived difficulty of the task and the participant’s perceived </w:t>
        </w:r>
      </w:ins>
      <w:ins w:id="786" w:author="Jeff Greenfield" w:date="2014-11-22T16:25:00Z">
        <w:r>
          <w:rPr>
            <w:rFonts w:ascii="Times New Roman" w:eastAsia="Times New Roman" w:hAnsi="Times New Roman" w:cs="Times New Roman"/>
            <w:sz w:val="24"/>
          </w:rPr>
          <w:t>skills</w:t>
        </w:r>
        <w:r w:rsidR="00355DDC">
          <w:rPr>
            <w:rFonts w:ascii="Times New Roman" w:eastAsia="Times New Roman" w:hAnsi="Times New Roman" w:cs="Times New Roman"/>
            <w:sz w:val="24"/>
          </w:rPr>
          <w:t xml:space="preserve">  </w:t>
        </w:r>
      </w:ins>
      <w:ins w:id="787" w:author="Jeff Greenfield" w:date="2014-11-22T16:28:00Z">
        <w:r w:rsidR="00E737C3">
          <w:rPr>
            <w:rFonts w:ascii="Times New Roman" w:eastAsia="Times New Roman" w:hAnsi="Times New Roman" w:cs="Times New Roman"/>
            <w:sz w:val="24"/>
          </w:rPr>
          <w:t xml:space="preserve">(Csikszentmihalyi, </w:t>
        </w:r>
        <w:proofErr w:type="spellStart"/>
        <w:r w:rsidR="00E737C3">
          <w:rPr>
            <w:rFonts w:ascii="Times New Roman" w:eastAsia="Times New Roman" w:hAnsi="Times New Roman" w:cs="Times New Roman"/>
            <w:sz w:val="24"/>
          </w:rPr>
          <w:t>Abuhamdeh</w:t>
        </w:r>
        <w:proofErr w:type="spellEnd"/>
        <w:r w:rsidR="00E737C3">
          <w:rPr>
            <w:rFonts w:ascii="Times New Roman" w:eastAsia="Times New Roman" w:hAnsi="Times New Roman" w:cs="Times New Roman"/>
            <w:sz w:val="24"/>
          </w:rPr>
          <w:t>,</w:t>
        </w:r>
        <w:r w:rsidR="00E737C3" w:rsidRPr="00E737C3">
          <w:rPr>
            <w:rFonts w:ascii="Times New Roman" w:eastAsia="Times New Roman" w:hAnsi="Times New Roman" w:cs="Times New Roman"/>
            <w:sz w:val="24"/>
          </w:rPr>
          <w:t xml:space="preserve"> Nakamura, Flow</w:t>
        </w:r>
        <w:r w:rsidR="00E737C3">
          <w:rPr>
            <w:rFonts w:ascii="Times New Roman" w:eastAsia="Times New Roman" w:hAnsi="Times New Roman" w:cs="Times New Roman"/>
            <w:sz w:val="24"/>
          </w:rPr>
          <w:t xml:space="preserve"> &amp; </w:t>
        </w:r>
        <w:proofErr w:type="spellStart"/>
        <w:r w:rsidR="00E737C3">
          <w:rPr>
            <w:rFonts w:ascii="Times New Roman" w:eastAsia="Times New Roman" w:hAnsi="Times New Roman" w:cs="Times New Roman"/>
            <w:sz w:val="24"/>
          </w:rPr>
          <w:t>Dweck</w:t>
        </w:r>
        <w:proofErr w:type="spellEnd"/>
        <w:r w:rsidR="00E737C3">
          <w:rPr>
            <w:rFonts w:ascii="Times New Roman" w:eastAsia="Times New Roman" w:hAnsi="Times New Roman" w:cs="Times New Roman"/>
            <w:sz w:val="24"/>
          </w:rPr>
          <w:t>, 2005)</w:t>
        </w:r>
      </w:ins>
      <w:ins w:id="788" w:author="Jeff Greenfield" w:date="2014-11-22T16:29:00Z">
        <w:r w:rsidR="00E737C3">
          <w:rPr>
            <w:rFonts w:ascii="Times New Roman" w:eastAsia="Times New Roman" w:hAnsi="Times New Roman" w:cs="Times New Roman"/>
            <w:sz w:val="24"/>
          </w:rPr>
          <w:t xml:space="preserve">.  </w:t>
        </w:r>
      </w:ins>
      <w:ins w:id="789" w:author="Unknown" w:date="2014-11-09T09:57:00Z">
        <w:del w:id="790" w:author="Jeff Greenfield" w:date="2014-11-22T15:56:00Z">
          <w:r w:rsidR="003E7E0B" w:rsidRPr="00336EB0" w:rsidDel="00336EB0">
            <w:rPr>
              <w:rFonts w:ascii="Times New Roman" w:eastAsia="Times New Roman" w:hAnsi="Times New Roman" w:cs="Times New Roman"/>
              <w:sz w:val="24"/>
              <w:rPrChange w:id="791" w:author="Jeff Greenfield" w:date="2014-11-22T15:57:00Z">
                <w:rPr>
                  <w:rFonts w:ascii="Times New Roman" w:eastAsia="Times New Roman" w:hAnsi="Times New Roman" w:cs="Times New Roman"/>
                  <w:b/>
                  <w:sz w:val="24"/>
                </w:rPr>
              </w:rPrChange>
            </w:rPr>
            <w:delText xml:space="preserve">This is not Csikszentmihalyi’s definition of flow. You are specifically referring to agoinistic games here. You have yet to give a broader sense of what the author meant in theorizing flow, how he breaks it down, and how it relates to your project. </w:delText>
          </w:r>
        </w:del>
      </w:ins>
      <w:ins w:id="792" w:author="Unknown" w:date="2014-11-09T10:04:00Z">
        <w:del w:id="793" w:author="Jeff Greenfield" w:date="2014-11-22T15:56:00Z">
          <w:r w:rsidR="00AD2ECB" w:rsidRPr="00336EB0" w:rsidDel="00336EB0">
            <w:rPr>
              <w:rFonts w:ascii="Times New Roman" w:eastAsia="Times New Roman" w:hAnsi="Times New Roman" w:cs="Times New Roman"/>
              <w:sz w:val="24"/>
              <w:rPrChange w:id="794" w:author="Jeff Greenfield" w:date="2014-11-22T15:57:00Z">
                <w:rPr>
                  <w:rFonts w:ascii="Times New Roman" w:eastAsia="Times New Roman" w:hAnsi="Times New Roman" w:cs="Times New Roman"/>
                  <w:b/>
                  <w:sz w:val="24"/>
                </w:rPr>
              </w:rPrChange>
            </w:rPr>
            <w:delText xml:space="preserve">The author uses psychological theory to support his position theoretically and you’ll need to include this. </w:delText>
          </w:r>
        </w:del>
      </w:ins>
      <w:ins w:id="795" w:author="Unknown" w:date="2014-11-09T09:57:00Z">
        <w:del w:id="796" w:author="Jeff Greenfield" w:date="2014-11-22T15:56:00Z">
          <w:r w:rsidR="003E7E0B" w:rsidRPr="00336EB0" w:rsidDel="00336EB0">
            <w:rPr>
              <w:rFonts w:ascii="Times New Roman" w:eastAsia="Times New Roman" w:hAnsi="Times New Roman" w:cs="Times New Roman"/>
              <w:sz w:val="24"/>
              <w:rPrChange w:id="797" w:author="Jeff Greenfield" w:date="2014-11-22T15:57:00Z">
                <w:rPr>
                  <w:rFonts w:ascii="Times New Roman" w:eastAsia="Times New Roman" w:hAnsi="Times New Roman" w:cs="Times New Roman"/>
                  <w:b/>
                  <w:sz w:val="24"/>
                </w:rPr>
              </w:rPrChange>
            </w:rPr>
            <w:delText>Additionally, you have yet to include</w:delText>
          </w:r>
        </w:del>
      </w:ins>
      <w:ins w:id="798" w:author="Unknown" w:date="2014-11-09T09:58:00Z">
        <w:del w:id="799" w:author="Jeff Greenfield" w:date="2014-11-22T15:56:00Z">
          <w:r w:rsidR="003E7E0B" w:rsidRPr="00336EB0" w:rsidDel="00336EB0">
            <w:rPr>
              <w:rFonts w:ascii="Times New Roman" w:eastAsia="Times New Roman" w:hAnsi="Times New Roman" w:cs="Times New Roman"/>
              <w:sz w:val="24"/>
              <w:rPrChange w:id="800" w:author="Jeff Greenfield" w:date="2014-11-22T15:57:00Z">
                <w:rPr>
                  <w:rFonts w:ascii="Times New Roman" w:eastAsia="Times New Roman" w:hAnsi="Times New Roman" w:cs="Times New Roman"/>
                  <w:b/>
                  <w:sz w:val="24"/>
                </w:rPr>
              </w:rPrChange>
            </w:rPr>
            <w:delText xml:space="preserve"> any of the </w:delText>
          </w:r>
        </w:del>
      </w:ins>
      <w:ins w:id="801" w:author="Unknown" w:date="2014-11-09T10:00:00Z">
        <w:del w:id="802" w:author="Jeff Greenfield" w:date="2014-11-22T15:56:00Z">
          <w:r w:rsidR="003E7E0B" w:rsidRPr="00336EB0" w:rsidDel="00336EB0">
            <w:rPr>
              <w:rFonts w:ascii="Times New Roman" w:eastAsia="Times New Roman" w:hAnsi="Times New Roman" w:cs="Times New Roman"/>
              <w:sz w:val="24"/>
              <w:rPrChange w:id="803" w:author="Jeff Greenfield" w:date="2014-11-22T15:57:00Z">
                <w:rPr>
                  <w:rFonts w:ascii="Times New Roman" w:eastAsia="Times New Roman" w:hAnsi="Times New Roman" w:cs="Times New Roman"/>
                  <w:b/>
                  <w:sz w:val="24"/>
                </w:rPr>
              </w:rPrChange>
            </w:rPr>
            <w:delText>wide range of</w:delText>
          </w:r>
        </w:del>
      </w:ins>
      <w:ins w:id="804" w:author="Unknown" w:date="2014-11-09T09:57:00Z">
        <w:del w:id="805" w:author="Jeff Greenfield" w:date="2014-11-22T15:56:00Z">
          <w:r w:rsidR="003E7E0B" w:rsidRPr="00336EB0" w:rsidDel="00336EB0">
            <w:rPr>
              <w:rFonts w:ascii="Times New Roman" w:eastAsia="Times New Roman" w:hAnsi="Times New Roman" w:cs="Times New Roman"/>
              <w:sz w:val="24"/>
              <w:rPrChange w:id="806" w:author="Jeff Greenfield" w:date="2014-11-22T15:57:00Z">
                <w:rPr>
                  <w:rFonts w:ascii="Times New Roman" w:eastAsia="Times New Roman" w:hAnsi="Times New Roman" w:cs="Times New Roman"/>
                  <w:b/>
                  <w:sz w:val="24"/>
                </w:rPr>
              </w:rPrChange>
            </w:rPr>
            <w:delText xml:space="preserve"> current</w:delText>
          </w:r>
        </w:del>
      </w:ins>
      <w:ins w:id="807" w:author="Unknown" w:date="2014-11-09T10:00:00Z">
        <w:del w:id="808" w:author="Jeff Greenfield" w:date="2014-11-22T15:56:00Z">
          <w:r w:rsidR="003E7E0B" w:rsidRPr="00336EB0" w:rsidDel="00336EB0">
            <w:rPr>
              <w:rFonts w:ascii="Times New Roman" w:eastAsia="Times New Roman" w:hAnsi="Times New Roman" w:cs="Times New Roman"/>
              <w:sz w:val="24"/>
              <w:rPrChange w:id="809" w:author="Jeff Greenfield" w:date="2014-11-22T15:57:00Z">
                <w:rPr>
                  <w:rFonts w:ascii="Times New Roman" w:eastAsia="Times New Roman" w:hAnsi="Times New Roman" w:cs="Times New Roman"/>
                  <w:b/>
                  <w:sz w:val="24"/>
                </w:rPr>
              </w:rPrChange>
            </w:rPr>
            <w:delText xml:space="preserve"> psychological</w:delText>
          </w:r>
        </w:del>
      </w:ins>
      <w:ins w:id="810" w:author="Unknown" w:date="2014-11-09T09:57:00Z">
        <w:del w:id="811" w:author="Jeff Greenfield" w:date="2014-11-22T15:56:00Z">
          <w:r w:rsidR="003E7E0B" w:rsidRPr="00336EB0" w:rsidDel="00336EB0">
            <w:rPr>
              <w:rFonts w:ascii="Times New Roman" w:eastAsia="Times New Roman" w:hAnsi="Times New Roman" w:cs="Times New Roman"/>
              <w:sz w:val="24"/>
              <w:rPrChange w:id="812" w:author="Jeff Greenfield" w:date="2014-11-22T15:57:00Z">
                <w:rPr>
                  <w:rFonts w:ascii="Times New Roman" w:eastAsia="Times New Roman" w:hAnsi="Times New Roman" w:cs="Times New Roman"/>
                  <w:b/>
                  <w:sz w:val="24"/>
                </w:rPr>
              </w:rPrChange>
            </w:rPr>
            <w:delText xml:space="preserve"> research that </w:delText>
          </w:r>
        </w:del>
      </w:ins>
      <w:ins w:id="813" w:author="Unknown" w:date="2014-11-09T09:58:00Z">
        <w:del w:id="814" w:author="Jeff Greenfield" w:date="2014-11-22T15:56:00Z">
          <w:r w:rsidR="003E7E0B" w:rsidRPr="00336EB0" w:rsidDel="00336EB0">
            <w:rPr>
              <w:rFonts w:ascii="Times New Roman" w:eastAsia="Times New Roman" w:hAnsi="Times New Roman" w:cs="Times New Roman"/>
              <w:sz w:val="24"/>
              <w:rPrChange w:id="815" w:author="Jeff Greenfield" w:date="2014-11-22T15:57:00Z">
                <w:rPr>
                  <w:rFonts w:ascii="Times New Roman" w:eastAsia="Times New Roman" w:hAnsi="Times New Roman" w:cs="Times New Roman"/>
                  <w:b/>
                  <w:sz w:val="24"/>
                </w:rPr>
              </w:rPrChange>
            </w:rPr>
            <w:delText>supports this theory</w:delText>
          </w:r>
        </w:del>
      </w:ins>
      <w:ins w:id="816" w:author="Unknown" w:date="2014-11-09T10:00:00Z">
        <w:del w:id="817" w:author="Jeff Greenfield" w:date="2014-11-22T15:56:00Z">
          <w:r w:rsidR="003E7E0B" w:rsidRPr="00336EB0" w:rsidDel="00336EB0">
            <w:rPr>
              <w:rFonts w:ascii="Times New Roman" w:eastAsia="Times New Roman" w:hAnsi="Times New Roman" w:cs="Times New Roman"/>
              <w:sz w:val="24"/>
              <w:rPrChange w:id="818" w:author="Jeff Greenfield" w:date="2014-11-22T15:57:00Z">
                <w:rPr>
                  <w:rFonts w:ascii="Times New Roman" w:eastAsia="Times New Roman" w:hAnsi="Times New Roman" w:cs="Times New Roman"/>
                  <w:b/>
                  <w:sz w:val="24"/>
                </w:rPr>
              </w:rPrChange>
            </w:rPr>
            <w:delText>. You are also missing inform</w:delText>
          </w:r>
        </w:del>
      </w:ins>
      <w:ins w:id="819" w:author="Unknown" w:date="2014-11-09T10:01:00Z">
        <w:del w:id="820" w:author="Jeff Greenfield" w:date="2014-11-22T15:56:00Z">
          <w:r w:rsidR="003E7E0B" w:rsidRPr="00336EB0" w:rsidDel="00336EB0">
            <w:rPr>
              <w:rFonts w:ascii="Times New Roman" w:eastAsia="Times New Roman" w:hAnsi="Times New Roman" w:cs="Times New Roman"/>
              <w:sz w:val="24"/>
              <w:rPrChange w:id="821" w:author="Jeff Greenfield" w:date="2014-11-22T15:57:00Z">
                <w:rPr>
                  <w:rFonts w:ascii="Times New Roman" w:eastAsia="Times New Roman" w:hAnsi="Times New Roman" w:cs="Times New Roman"/>
                  <w:b/>
                  <w:sz w:val="24"/>
                </w:rPr>
              </w:rPrChange>
            </w:rPr>
            <w:delText xml:space="preserve">ation that would tie this theory to your hypotheses. Finally, you are </w:delText>
          </w:r>
        </w:del>
      </w:ins>
      <w:ins w:id="822" w:author="Unknown" w:date="2014-11-09T10:03:00Z">
        <w:del w:id="823" w:author="Jeff Greenfield" w:date="2014-11-22T15:56:00Z">
          <w:r w:rsidR="00AD2ECB" w:rsidRPr="00336EB0" w:rsidDel="00336EB0">
            <w:rPr>
              <w:rFonts w:ascii="Times New Roman" w:eastAsia="Times New Roman" w:hAnsi="Times New Roman" w:cs="Times New Roman"/>
              <w:sz w:val="24"/>
              <w:rPrChange w:id="824" w:author="Jeff Greenfield" w:date="2014-11-22T15:57:00Z">
                <w:rPr>
                  <w:rFonts w:ascii="Times New Roman" w:eastAsia="Times New Roman" w:hAnsi="Times New Roman" w:cs="Times New Roman"/>
                  <w:b/>
                  <w:sz w:val="24"/>
                </w:rPr>
              </w:rPrChange>
            </w:rPr>
            <w:delText>not citing the theory correctly. You need to include page numbers, chapter</w:delText>
          </w:r>
        </w:del>
      </w:ins>
      <w:ins w:id="825" w:author="Unknown" w:date="2014-11-09T10:04:00Z">
        <w:del w:id="826" w:author="Jeff Greenfield" w:date="2014-11-22T15:56:00Z">
          <w:r w:rsidR="00AD2ECB" w:rsidRPr="00336EB0" w:rsidDel="00336EB0">
            <w:rPr>
              <w:rFonts w:ascii="Times New Roman" w:eastAsia="Times New Roman" w:hAnsi="Times New Roman" w:cs="Times New Roman"/>
              <w:sz w:val="24"/>
              <w:rPrChange w:id="827" w:author="Jeff Greenfield" w:date="2014-11-22T15:57:00Z">
                <w:rPr>
                  <w:rFonts w:ascii="Times New Roman" w:eastAsia="Times New Roman" w:hAnsi="Times New Roman" w:cs="Times New Roman"/>
                  <w:b/>
                  <w:sz w:val="24"/>
                </w:rPr>
              </w:rPrChange>
            </w:rPr>
            <w:delText xml:space="preserve">s, etc. </w:delText>
          </w:r>
        </w:del>
      </w:ins>
    </w:p>
    <w:p w:rsidR="00AD2ECB" w:rsidRPr="00336EB0" w:rsidDel="00336EB0" w:rsidRDefault="00AD2ECB" w:rsidP="005927D3">
      <w:pPr>
        <w:pStyle w:val="Normal1"/>
        <w:spacing w:line="480" w:lineRule="auto"/>
        <w:ind w:firstLine="720"/>
        <w:rPr>
          <w:del w:id="828" w:author="Jeff Greenfield" w:date="2014-11-22T15:56:00Z"/>
          <w:rFonts w:ascii="Times New Roman" w:eastAsia="Times New Roman" w:hAnsi="Times New Roman" w:cs="Times New Roman"/>
          <w:sz w:val="24"/>
          <w:rPrChange w:id="829" w:author="Jeff Greenfield" w:date="2014-11-22T15:57:00Z">
            <w:rPr>
              <w:del w:id="830" w:author="Jeff Greenfield" w:date="2014-11-22T15:56:00Z"/>
              <w:rFonts w:ascii="Times New Roman" w:hAnsi="Times New Roman"/>
              <w:sz w:val="24"/>
            </w:rPr>
          </w:rPrChange>
        </w:rPr>
        <w:pPrChange w:id="831" w:author="Jeff Greenfield" w:date="2014-11-22T18:05:00Z">
          <w:pPr>
            <w:pStyle w:val="Normal1"/>
            <w:spacing w:line="480" w:lineRule="auto"/>
          </w:pPr>
        </w:pPrChange>
      </w:pPr>
      <w:ins w:id="832" w:author="Unknown" w:date="2014-11-09T10:07:00Z">
        <w:del w:id="833" w:author="Jeff Greenfield" w:date="2014-11-22T15:56:00Z">
          <w:r w:rsidRPr="00336EB0" w:rsidDel="00336EB0">
            <w:rPr>
              <w:rFonts w:ascii="Times New Roman" w:eastAsia="Times New Roman" w:hAnsi="Times New Roman" w:cs="Times New Roman"/>
              <w:sz w:val="24"/>
              <w:rPrChange w:id="834" w:author="Jeff Greenfield" w:date="2014-11-22T15:57:00Z">
                <w:rPr>
                  <w:rFonts w:ascii="Times New Roman" w:eastAsia="Times New Roman" w:hAnsi="Times New Roman" w:cs="Times New Roman"/>
                  <w:b/>
                  <w:sz w:val="24"/>
                </w:rPr>
              </w:rPrChange>
            </w:rPr>
            <w:tab/>
            <w:delText xml:space="preserve">You will need to make the same correction regarding ALL of the </w:delText>
          </w:r>
        </w:del>
      </w:ins>
      <w:ins w:id="835" w:author="Unknown" w:date="2014-11-09T10:08:00Z">
        <w:del w:id="836" w:author="Jeff Greenfield" w:date="2014-11-22T15:56:00Z">
          <w:r w:rsidRPr="00336EB0" w:rsidDel="00336EB0">
            <w:rPr>
              <w:rFonts w:ascii="Times New Roman" w:eastAsia="Times New Roman" w:hAnsi="Times New Roman" w:cs="Times New Roman"/>
              <w:sz w:val="24"/>
              <w:rPrChange w:id="837" w:author="Jeff Greenfield" w:date="2014-11-22T15:57:00Z">
                <w:rPr>
                  <w:rFonts w:ascii="Times New Roman" w:eastAsia="Times New Roman" w:hAnsi="Times New Roman" w:cs="Times New Roman"/>
                  <w:b/>
                  <w:sz w:val="24"/>
                </w:rPr>
              </w:rPrChange>
            </w:rPr>
            <w:delText>theorem you have included in your paper.</w:delText>
          </w:r>
        </w:del>
      </w:ins>
    </w:p>
    <w:p w:rsidR="003A3618" w:rsidRDefault="003F373E" w:rsidP="005927D3">
      <w:pPr>
        <w:pStyle w:val="Normal1"/>
        <w:spacing w:line="480" w:lineRule="auto"/>
        <w:ind w:firstLine="720"/>
        <w:rPr>
          <w:ins w:id="838" w:author="Jeff Greenfield" w:date="2014-11-22T16:51:00Z"/>
          <w:rFonts w:ascii="Times New Roman" w:eastAsia="Times New Roman" w:hAnsi="Times New Roman" w:cs="Times New Roman"/>
          <w:sz w:val="24"/>
        </w:rPr>
        <w:pPrChange w:id="839" w:author="Jeff Greenfield" w:date="2014-11-22T18:05:00Z">
          <w:pPr>
            <w:pStyle w:val="Normal1"/>
            <w:spacing w:line="480" w:lineRule="auto"/>
          </w:pPr>
        </w:pPrChange>
      </w:pPr>
      <w:del w:id="840" w:author="Jeff Greenfield" w:date="2014-11-22T15:56:00Z">
        <w:r w:rsidRPr="004B143D" w:rsidDel="00336EB0">
          <w:rPr>
            <w:rFonts w:ascii="Times New Roman" w:eastAsia="Times New Roman" w:hAnsi="Times New Roman" w:cs="Times New Roman"/>
            <w:sz w:val="24"/>
          </w:rPr>
          <w:delText>I</w:delText>
        </w:r>
      </w:del>
      <w:del w:id="841" w:author="Unknown">
        <w:r w:rsidRPr="004B143D" w:rsidDel="00ED50F9">
          <w:rPr>
            <w:rFonts w:ascii="Times New Roman" w:eastAsia="Times New Roman" w:hAnsi="Times New Roman" w:cs="Times New Roman"/>
            <w:sz w:val="24"/>
          </w:rPr>
          <w:delText xml:space="preserve">n order to demonstrate a logical basis for the </w:delText>
        </w:r>
        <w:commentRangeStart w:id="842"/>
        <w:r w:rsidRPr="004B143D" w:rsidDel="00ED50F9">
          <w:rPr>
            <w:rFonts w:ascii="Times New Roman" w:eastAsia="Times New Roman" w:hAnsi="Times New Roman" w:cs="Times New Roman"/>
            <w:sz w:val="24"/>
          </w:rPr>
          <w:delText>following experiment</w:delText>
        </w:r>
        <w:commentRangeEnd w:id="842"/>
        <w:r w:rsidR="00ED50F9" w:rsidRPr="00336EB0" w:rsidDel="00ED50F9">
          <w:rPr>
            <w:rFonts w:ascii="Times New Roman" w:eastAsia="Times New Roman" w:hAnsi="Times New Roman" w:cs="Times New Roman"/>
            <w:sz w:val="24"/>
            <w:rPrChange w:id="843" w:author="Jeff Greenfield" w:date="2014-11-22T15:57:00Z">
              <w:rPr>
                <w:rStyle w:val="CommentReference"/>
              </w:rPr>
            </w:rPrChange>
          </w:rPr>
          <w:commentReference w:id="842"/>
        </w:r>
        <w:r w:rsidRPr="004B143D" w:rsidDel="00ED50F9">
          <w:rPr>
            <w:rFonts w:ascii="Times New Roman" w:eastAsia="Times New Roman" w:hAnsi="Times New Roman" w:cs="Times New Roman"/>
            <w:sz w:val="24"/>
          </w:rPr>
          <w:delText xml:space="preserve">, this paper will establish an approximation of the </w:delText>
        </w:r>
        <w:r w:rsidR="00BC218F" w:rsidRPr="004B143D" w:rsidDel="00ED50F9">
          <w:rPr>
            <w:rFonts w:ascii="Times New Roman" w:eastAsia="Times New Roman" w:hAnsi="Times New Roman" w:cs="Times New Roman"/>
            <w:sz w:val="24"/>
          </w:rPr>
          <w:delText>function that</w:delText>
        </w:r>
        <w:r w:rsidRPr="004B143D" w:rsidDel="00ED50F9">
          <w:rPr>
            <w:rFonts w:ascii="Times New Roman" w:eastAsia="Times New Roman" w:hAnsi="Times New Roman" w:cs="Times New Roman"/>
            <w:sz w:val="24"/>
          </w:rPr>
          <w:delText xml:space="preserve"> relates task enjoyment and task </w:delText>
        </w:r>
        <w:commentRangeStart w:id="844"/>
        <w:r w:rsidRPr="004B143D" w:rsidDel="00ED50F9">
          <w:rPr>
            <w:rFonts w:ascii="Times New Roman" w:eastAsia="Times New Roman" w:hAnsi="Times New Roman" w:cs="Times New Roman"/>
            <w:sz w:val="24"/>
          </w:rPr>
          <w:delText>score</w:delText>
        </w:r>
      </w:del>
      <w:commentRangeEnd w:id="844"/>
      <w:r w:rsidR="00ED50F9" w:rsidRPr="00336EB0">
        <w:rPr>
          <w:rFonts w:ascii="Times New Roman" w:eastAsia="Times New Roman" w:hAnsi="Times New Roman" w:cs="Times New Roman"/>
          <w:sz w:val="24"/>
          <w:rPrChange w:id="845" w:author="Jeff Greenfield" w:date="2014-11-22T15:57:00Z">
            <w:rPr>
              <w:rStyle w:val="CommentReference"/>
            </w:rPr>
          </w:rPrChange>
        </w:rPr>
        <w:commentReference w:id="844"/>
      </w:r>
      <w:del w:id="846" w:author="Unknown">
        <w:r w:rsidRPr="004B143D" w:rsidDel="00ED50F9">
          <w:rPr>
            <w:rFonts w:ascii="Times New Roman" w:eastAsia="Times New Roman" w:hAnsi="Times New Roman" w:cs="Times New Roman"/>
            <w:sz w:val="24"/>
          </w:rPr>
          <w:delText xml:space="preserve">.  This approximation is based on the concepts of range effects and flow.  </w:delText>
        </w:r>
      </w:del>
      <w:del w:id="847" w:author="Jeff Greenfield" w:date="2014-11-22T16:30:00Z">
        <w:r w:rsidRPr="004B143D" w:rsidDel="00E737C3">
          <w:rPr>
            <w:rFonts w:ascii="Times New Roman" w:eastAsia="Times New Roman" w:hAnsi="Times New Roman" w:cs="Times New Roman"/>
            <w:sz w:val="24"/>
          </w:rPr>
          <w:delText>F</w:delText>
        </w:r>
      </w:del>
      <w:del w:id="848" w:author="Jeff Greenfield" w:date="2014-11-22T16:32:00Z">
        <w:r w:rsidRPr="004B143D" w:rsidDel="00E737C3">
          <w:rPr>
            <w:rFonts w:ascii="Times New Roman" w:eastAsia="Times New Roman" w:hAnsi="Times New Roman" w:cs="Times New Roman"/>
            <w:sz w:val="24"/>
          </w:rPr>
          <w:delText xml:space="preserve">low </w:delText>
        </w:r>
      </w:del>
      <w:ins w:id="849" w:author="Jeff Greenfield" w:date="2014-11-22T16:32:00Z">
        <w:r w:rsidR="00E737C3">
          <w:rPr>
            <w:rFonts w:ascii="Times New Roman" w:eastAsia="Times New Roman" w:hAnsi="Times New Roman" w:cs="Times New Roman"/>
            <w:sz w:val="24"/>
          </w:rPr>
          <w:t xml:space="preserve">Thus, flow </w:t>
        </w:r>
      </w:ins>
      <w:del w:id="850" w:author="Jeff Greenfield" w:date="2014-11-22T18:05:00Z">
        <w:r w:rsidRPr="004B143D" w:rsidDel="005927D3">
          <w:rPr>
            <w:rFonts w:ascii="Times New Roman" w:eastAsia="Times New Roman" w:hAnsi="Times New Roman" w:cs="Times New Roman"/>
            <w:sz w:val="24"/>
          </w:rPr>
          <w:delText xml:space="preserve">can </w:delText>
        </w:r>
      </w:del>
      <w:ins w:id="851" w:author="Jeff Greenfield" w:date="2014-11-22T18:05:00Z">
        <w:r w:rsidR="005927D3">
          <w:rPr>
            <w:rFonts w:ascii="Times New Roman" w:eastAsia="Times New Roman" w:hAnsi="Times New Roman" w:cs="Times New Roman"/>
            <w:sz w:val="24"/>
          </w:rPr>
          <w:t xml:space="preserve">states </w:t>
        </w:r>
      </w:ins>
      <w:ins w:id="852" w:author="Jeff Greenfield" w:date="2014-11-22T18:06:00Z">
        <w:r w:rsidR="005927D3">
          <w:rPr>
            <w:rFonts w:ascii="Times New Roman" w:eastAsia="Times New Roman" w:hAnsi="Times New Roman" w:cs="Times New Roman"/>
            <w:sz w:val="24"/>
          </w:rPr>
          <w:t>require</w:t>
        </w:r>
      </w:ins>
      <w:ins w:id="853" w:author="Jeff Greenfield" w:date="2014-11-22T18:05:00Z">
        <w:r w:rsidR="005927D3">
          <w:rPr>
            <w:rFonts w:ascii="Times New Roman" w:eastAsia="Times New Roman" w:hAnsi="Times New Roman" w:cs="Times New Roman"/>
            <w:sz w:val="24"/>
          </w:rPr>
          <w:t xml:space="preserve"> </w:t>
        </w:r>
      </w:ins>
      <w:del w:id="854" w:author="Jeff Greenfield" w:date="2014-11-22T18:05:00Z">
        <w:r w:rsidRPr="004B143D" w:rsidDel="005927D3">
          <w:rPr>
            <w:rFonts w:ascii="Times New Roman" w:eastAsia="Times New Roman" w:hAnsi="Times New Roman" w:cs="Times New Roman"/>
            <w:sz w:val="24"/>
          </w:rPr>
          <w:delText xml:space="preserve">be thought of as the peak level of enjoyment </w:delText>
        </w:r>
        <w:r w:rsidR="00BC218F" w:rsidRPr="004B143D" w:rsidDel="005927D3">
          <w:rPr>
            <w:rFonts w:ascii="Times New Roman" w:eastAsia="Times New Roman" w:hAnsi="Times New Roman" w:cs="Times New Roman"/>
            <w:sz w:val="24"/>
          </w:rPr>
          <w:delText xml:space="preserve">that </w:delText>
        </w:r>
        <w:r w:rsidRPr="004B143D" w:rsidDel="005927D3">
          <w:rPr>
            <w:rFonts w:ascii="Times New Roman" w:eastAsia="Times New Roman" w:hAnsi="Times New Roman" w:cs="Times New Roman"/>
            <w:sz w:val="24"/>
          </w:rPr>
          <w:delText>a</w:delText>
        </w:r>
      </w:del>
      <w:del w:id="855" w:author="Jeff Greenfield" w:date="2014-11-22T18:04:00Z">
        <w:r w:rsidRPr="004B143D" w:rsidDel="005927D3">
          <w:rPr>
            <w:rFonts w:ascii="Times New Roman" w:eastAsia="Times New Roman" w:hAnsi="Times New Roman" w:cs="Times New Roman"/>
            <w:sz w:val="24"/>
          </w:rPr>
          <w:delText>n</w:delText>
        </w:r>
      </w:del>
      <w:del w:id="856" w:author="Jeff Greenfield" w:date="2014-11-22T18:05:00Z">
        <w:r w:rsidRPr="004B143D" w:rsidDel="005927D3">
          <w:rPr>
            <w:rFonts w:ascii="Times New Roman" w:eastAsia="Times New Roman" w:hAnsi="Times New Roman" w:cs="Times New Roman"/>
            <w:sz w:val="24"/>
          </w:rPr>
          <w:delText xml:space="preserve"> </w:delText>
        </w:r>
      </w:del>
      <w:del w:id="857" w:author="Jeff Greenfield" w:date="2014-11-22T17:09:00Z">
        <w:r w:rsidRPr="004B143D" w:rsidDel="00DB6B2F">
          <w:rPr>
            <w:rFonts w:ascii="Times New Roman" w:eastAsia="Times New Roman" w:hAnsi="Times New Roman" w:cs="Times New Roman"/>
            <w:sz w:val="24"/>
          </w:rPr>
          <w:delText xml:space="preserve">individual </w:delText>
        </w:r>
      </w:del>
      <w:del w:id="858" w:author="Jeff Greenfield" w:date="2014-11-22T18:05:00Z">
        <w:r w:rsidRPr="004B143D" w:rsidDel="005927D3">
          <w:rPr>
            <w:rFonts w:ascii="Times New Roman" w:eastAsia="Times New Roman" w:hAnsi="Times New Roman" w:cs="Times New Roman"/>
            <w:sz w:val="24"/>
          </w:rPr>
          <w:delText>experiences when the</w:delText>
        </w:r>
      </w:del>
      <w:r w:rsidRPr="004B143D">
        <w:rPr>
          <w:rFonts w:ascii="Times New Roman" w:eastAsia="Times New Roman" w:hAnsi="Times New Roman" w:cs="Times New Roman"/>
          <w:sz w:val="24"/>
        </w:rPr>
        <w:t xml:space="preserve"> </w:t>
      </w:r>
      <w:ins w:id="859" w:author="Jeff Greenfield" w:date="2014-11-22T18:05:00Z">
        <w:r w:rsidR="005927D3">
          <w:rPr>
            <w:rFonts w:ascii="Times New Roman" w:eastAsia="Times New Roman" w:hAnsi="Times New Roman" w:cs="Times New Roman"/>
            <w:sz w:val="24"/>
          </w:rPr>
          <w:t xml:space="preserve">the </w:t>
        </w:r>
      </w:ins>
      <w:r w:rsidRPr="004B143D">
        <w:rPr>
          <w:rFonts w:ascii="Times New Roman" w:eastAsia="Times New Roman" w:hAnsi="Times New Roman" w:cs="Times New Roman"/>
          <w:sz w:val="24"/>
        </w:rPr>
        <w:t xml:space="preserve">difficulty of a task </w:t>
      </w:r>
      <w:ins w:id="860" w:author="Jeff Greenfield" w:date="2014-11-22T18:06:00Z">
        <w:r w:rsidR="005927D3">
          <w:rPr>
            <w:rFonts w:ascii="Times New Roman" w:eastAsia="Times New Roman" w:hAnsi="Times New Roman" w:cs="Times New Roman"/>
            <w:sz w:val="24"/>
          </w:rPr>
          <w:t xml:space="preserve">to </w:t>
        </w:r>
      </w:ins>
      <w:ins w:id="861" w:author="Jeff Greenfield" w:date="2014-11-22T18:22:00Z">
        <w:r w:rsidR="00EC2F9E">
          <w:rPr>
            <w:rFonts w:ascii="Times New Roman" w:eastAsia="Times New Roman" w:hAnsi="Times New Roman" w:cs="Times New Roman"/>
            <w:sz w:val="24"/>
          </w:rPr>
          <w:t xml:space="preserve">closely </w:t>
        </w:r>
      </w:ins>
      <w:del w:id="862" w:author="Jeff Greenfield" w:date="2014-11-22T16:30:00Z">
        <w:r w:rsidRPr="004B143D" w:rsidDel="00E737C3">
          <w:rPr>
            <w:rFonts w:ascii="Times New Roman" w:eastAsia="Times New Roman" w:hAnsi="Times New Roman" w:cs="Times New Roman"/>
            <w:sz w:val="24"/>
          </w:rPr>
          <w:delText xml:space="preserve">exactly </w:delText>
        </w:r>
      </w:del>
      <w:r w:rsidRPr="004B143D">
        <w:rPr>
          <w:rFonts w:ascii="Times New Roman" w:eastAsia="Times New Roman" w:hAnsi="Times New Roman" w:cs="Times New Roman"/>
          <w:sz w:val="24"/>
        </w:rPr>
        <w:t>match</w:t>
      </w:r>
      <w:del w:id="863" w:author="Jeff Greenfield" w:date="2014-11-22T18:06:00Z">
        <w:r w:rsidRPr="004B143D" w:rsidDel="005927D3">
          <w:rPr>
            <w:rFonts w:ascii="Times New Roman" w:eastAsia="Times New Roman" w:hAnsi="Times New Roman" w:cs="Times New Roman"/>
            <w:sz w:val="24"/>
          </w:rPr>
          <w:delText>es</w:delText>
        </w:r>
      </w:del>
      <w:r w:rsidRPr="004B143D">
        <w:rPr>
          <w:rFonts w:ascii="Times New Roman" w:eastAsia="Times New Roman" w:hAnsi="Times New Roman" w:cs="Times New Roman"/>
          <w:sz w:val="24"/>
        </w:rPr>
        <w:t xml:space="preserve"> </w:t>
      </w:r>
      <w:del w:id="864" w:author="Jeff Greenfield" w:date="2014-11-22T18:06:00Z">
        <w:r w:rsidRPr="004B143D" w:rsidDel="005927D3">
          <w:rPr>
            <w:rFonts w:ascii="Times New Roman" w:eastAsia="Times New Roman" w:hAnsi="Times New Roman" w:cs="Times New Roman"/>
            <w:sz w:val="24"/>
          </w:rPr>
          <w:delText>that</w:delText>
        </w:r>
      </w:del>
      <w:ins w:id="865" w:author="Jeff Greenfield" w:date="2014-11-22T18:06:00Z">
        <w:r w:rsidR="005927D3">
          <w:rPr>
            <w:rFonts w:ascii="Times New Roman" w:eastAsia="Times New Roman" w:hAnsi="Times New Roman" w:cs="Times New Roman"/>
            <w:sz w:val="24"/>
          </w:rPr>
          <w:t>the</w:t>
        </w:r>
      </w:ins>
      <w:r w:rsidRPr="004B143D">
        <w:rPr>
          <w:rFonts w:ascii="Times New Roman" w:eastAsia="Times New Roman" w:hAnsi="Times New Roman" w:cs="Times New Roman"/>
          <w:sz w:val="24"/>
        </w:rPr>
        <w:t xml:space="preserve"> </w:t>
      </w:r>
      <w:del w:id="866" w:author="Jeff Greenfield" w:date="2014-11-22T17:09:00Z">
        <w:r w:rsidRPr="004B143D" w:rsidDel="00DB6B2F">
          <w:rPr>
            <w:rFonts w:ascii="Times New Roman" w:eastAsia="Times New Roman" w:hAnsi="Times New Roman" w:cs="Times New Roman"/>
            <w:sz w:val="24"/>
          </w:rPr>
          <w:delText xml:space="preserve">individual’s </w:delText>
        </w:r>
      </w:del>
      <w:ins w:id="867" w:author="Jeff Greenfield" w:date="2014-11-22T17:09:00Z">
        <w:r w:rsidR="00DB6B2F">
          <w:rPr>
            <w:rFonts w:ascii="Times New Roman" w:eastAsia="Times New Roman" w:hAnsi="Times New Roman" w:cs="Times New Roman"/>
            <w:sz w:val="24"/>
          </w:rPr>
          <w:t>participant</w:t>
        </w:r>
        <w:r w:rsidR="00DB6B2F" w:rsidRPr="004B143D">
          <w:rPr>
            <w:rFonts w:ascii="Times New Roman" w:eastAsia="Times New Roman" w:hAnsi="Times New Roman" w:cs="Times New Roman"/>
            <w:sz w:val="24"/>
          </w:rPr>
          <w:t xml:space="preserve">’s </w:t>
        </w:r>
      </w:ins>
      <w:r w:rsidRPr="004B143D">
        <w:rPr>
          <w:rFonts w:ascii="Times New Roman" w:eastAsia="Times New Roman" w:hAnsi="Times New Roman" w:cs="Times New Roman"/>
          <w:sz w:val="24"/>
        </w:rPr>
        <w:t xml:space="preserve">preferred difficulty level for that task.  </w:t>
      </w:r>
      <w:del w:id="868" w:author="Jeff Greenfield" w:date="2014-11-22T18:22:00Z">
        <w:r w:rsidRPr="004B143D" w:rsidDel="00EC2F9E">
          <w:rPr>
            <w:rFonts w:ascii="Times New Roman" w:eastAsia="Times New Roman" w:hAnsi="Times New Roman" w:cs="Times New Roman"/>
            <w:sz w:val="24"/>
          </w:rPr>
          <w:delText xml:space="preserve">The theory of flow </w:delText>
        </w:r>
        <w:commentRangeStart w:id="869"/>
        <w:r w:rsidRPr="004B143D" w:rsidDel="00EC2F9E">
          <w:rPr>
            <w:rFonts w:ascii="Times New Roman" w:eastAsia="Times New Roman" w:hAnsi="Times New Roman" w:cs="Times New Roman"/>
            <w:sz w:val="24"/>
          </w:rPr>
          <w:delText>states</w:delText>
        </w:r>
        <w:commentRangeEnd w:id="869"/>
        <w:r w:rsidR="00ED50F9" w:rsidDel="00EC2F9E">
          <w:rPr>
            <w:rStyle w:val="CommentReference"/>
          </w:rPr>
          <w:commentReference w:id="869"/>
        </w:r>
        <w:r w:rsidRPr="004B143D" w:rsidDel="00EC2F9E">
          <w:rPr>
            <w:rFonts w:ascii="Times New Roman" w:eastAsia="Times New Roman" w:hAnsi="Times New Roman" w:cs="Times New Roman"/>
            <w:sz w:val="24"/>
          </w:rPr>
          <w:delText xml:space="preserve"> that the amount of enjoyment an individual experience</w:delText>
        </w:r>
      </w:del>
      <w:del w:id="870" w:author="Jeff Greenfield" w:date="2014-11-22T17:09:00Z">
        <w:r w:rsidRPr="004B143D" w:rsidDel="00212EFA">
          <w:rPr>
            <w:rFonts w:ascii="Times New Roman" w:eastAsia="Times New Roman" w:hAnsi="Times New Roman" w:cs="Times New Roman"/>
            <w:sz w:val="24"/>
          </w:rPr>
          <w:delText>s</w:delText>
        </w:r>
      </w:del>
      <w:del w:id="871" w:author="Jeff Greenfield" w:date="2014-11-22T18:22:00Z">
        <w:r w:rsidRPr="004B143D" w:rsidDel="00EC2F9E">
          <w:rPr>
            <w:rFonts w:ascii="Times New Roman" w:eastAsia="Times New Roman" w:hAnsi="Times New Roman" w:cs="Times New Roman"/>
            <w:sz w:val="24"/>
          </w:rPr>
          <w:delText xml:space="preserve"> </w:delText>
        </w:r>
      </w:del>
      <w:del w:id="872" w:author="Jeff Greenfield" w:date="2014-11-22T16:31:00Z">
        <w:r w:rsidRPr="004B143D" w:rsidDel="00E737C3">
          <w:rPr>
            <w:rFonts w:ascii="Times New Roman" w:eastAsia="Times New Roman" w:hAnsi="Times New Roman" w:cs="Times New Roman"/>
            <w:sz w:val="24"/>
          </w:rPr>
          <w:delText xml:space="preserve">is a strictly decreasing function of the difference between the difficulty level of the task and the individual’s ideal difficulty level (Csikszentmihalyi, 1990; Csikszentmihalyi, </w:delText>
        </w:r>
        <w:commentRangeStart w:id="873"/>
        <w:r w:rsidRPr="004B143D" w:rsidDel="00E737C3">
          <w:rPr>
            <w:rFonts w:ascii="Times New Roman" w:eastAsia="Times New Roman" w:hAnsi="Times New Roman" w:cs="Times New Roman"/>
            <w:sz w:val="24"/>
          </w:rPr>
          <w:delText>1997</w:delText>
        </w:r>
        <w:commentRangeEnd w:id="873"/>
        <w:r w:rsidR="00ED50F9" w:rsidDel="00E737C3">
          <w:rPr>
            <w:rStyle w:val="CommentReference"/>
          </w:rPr>
          <w:commentReference w:id="873"/>
        </w:r>
        <w:r w:rsidRPr="004B143D" w:rsidDel="00E737C3">
          <w:rPr>
            <w:rFonts w:ascii="Times New Roman" w:eastAsia="Times New Roman" w:hAnsi="Times New Roman" w:cs="Times New Roman"/>
            <w:sz w:val="24"/>
          </w:rPr>
          <w:delText>)</w:delText>
        </w:r>
      </w:del>
      <w:del w:id="874" w:author="Jeff Greenfield" w:date="2014-11-22T18:22:00Z">
        <w:r w:rsidRPr="004B143D" w:rsidDel="00EC2F9E">
          <w:rPr>
            <w:rFonts w:ascii="Times New Roman" w:eastAsia="Times New Roman" w:hAnsi="Times New Roman" w:cs="Times New Roman"/>
            <w:sz w:val="24"/>
          </w:rPr>
          <w:delText xml:space="preserve">.  </w:delText>
        </w:r>
      </w:del>
      <w:ins w:id="875" w:author="Jeff Greenfield" w:date="2014-11-22T16:33:00Z">
        <w:r w:rsidR="00E737C3">
          <w:rPr>
            <w:rFonts w:ascii="Times New Roman" w:eastAsia="Times New Roman" w:hAnsi="Times New Roman" w:cs="Times New Roman"/>
            <w:sz w:val="24"/>
          </w:rPr>
          <w:t xml:space="preserve">If the task is too easy, boredom results.  If it is too hard, anxiety results.  </w:t>
        </w:r>
      </w:ins>
      <w:ins w:id="876" w:author="Jeff Greenfield" w:date="2014-11-22T16:45:00Z">
        <w:r w:rsidR="00905272">
          <w:rPr>
            <w:rFonts w:ascii="Times New Roman" w:eastAsia="Times New Roman" w:hAnsi="Times New Roman" w:cs="Times New Roman"/>
            <w:sz w:val="24"/>
          </w:rPr>
          <w:t>In between areas of anxiety and boredom is a thin channel that represents the possibilit</w:t>
        </w:r>
        <w:r w:rsidR="003A3618">
          <w:rPr>
            <w:rFonts w:ascii="Times New Roman" w:eastAsia="Times New Roman" w:hAnsi="Times New Roman" w:cs="Times New Roman"/>
            <w:sz w:val="24"/>
          </w:rPr>
          <w:t xml:space="preserve">y for flow.  Figure 1 is a </w:t>
        </w:r>
      </w:ins>
      <w:ins w:id="877" w:author="Jeff Greenfield" w:date="2014-11-22T16:51:00Z">
        <w:r w:rsidR="003A3618">
          <w:rPr>
            <w:rFonts w:ascii="Times New Roman" w:eastAsia="Times New Roman" w:hAnsi="Times New Roman" w:cs="Times New Roman"/>
            <w:sz w:val="24"/>
          </w:rPr>
          <w:t>visual depiction of this flow channel (Csikszentmihalyi, 1990, p. 74).</w:t>
        </w:r>
      </w:ins>
    </w:p>
    <w:p w:rsidR="00905272" w:rsidRPr="004B143D" w:rsidDel="00905272" w:rsidRDefault="003A3618" w:rsidP="003A3618">
      <w:pPr>
        <w:pStyle w:val="Normal1"/>
        <w:numPr>
          <w:ins w:id="878" w:author="Jeff Greenfield" w:date="2014-11-22T16:52:00Z"/>
        </w:numPr>
        <w:spacing w:line="480" w:lineRule="auto"/>
        <w:ind w:firstLine="720"/>
        <w:rPr>
          <w:ins w:id="879" w:author="Jeff Greenfield" w:date="2014-11-22T16:45:00Z"/>
          <w:del w:id="880" w:author="Jeff Greenfield" w:date="2014-11-22T16:45:00Z"/>
          <w:rFonts w:ascii="Times New Roman" w:hAnsi="Times New Roman"/>
          <w:sz w:val="24"/>
        </w:rPr>
        <w:pPrChange w:id="881" w:author="Jeff Greenfield" w:date="2014-11-22T16:47:00Z">
          <w:pPr>
            <w:pStyle w:val="Normal1"/>
            <w:spacing w:line="480" w:lineRule="auto"/>
            <w:ind w:firstLine="720"/>
          </w:pPr>
        </w:pPrChange>
      </w:pPr>
      <w:ins w:id="882" w:author="Jeff Greenfield" w:date="2014-11-22T16:50:00Z">
        <w:r>
          <w:rPr>
            <w:rFonts w:ascii="Times New Roman" w:eastAsia="Times New Roman" w:hAnsi="Times New Roman" w:cs="Times New Roman"/>
            <w:sz w:val="24"/>
          </w:rPr>
          <w:t xml:space="preserve"> </w:t>
        </w:r>
        <w:r>
          <w:rPr>
            <w:rFonts w:ascii="Times New Roman" w:hAnsi="Times New Roman"/>
            <w:noProof/>
            <w:sz w:val="24"/>
          </w:rPr>
          <w:drawing>
            <wp:inline distT="0" distB="0" distL="0" distR="0">
              <wp:extent cx="4163060" cy="3316215"/>
              <wp:effectExtent l="25400" t="0" r="2540" b="0"/>
              <wp:docPr id="6" name="Picture 2" descr=":::Camera Uploads:2014-11-22 16.3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era Uploads:2014-11-22 16.34.57.jpg"/>
                      <pic:cNvPicPr>
                        <a:picLocks noChangeAspect="1" noChangeArrowheads="1"/>
                      </pic:cNvPicPr>
                    </pic:nvPicPr>
                    <pic:blipFill>
                      <a:blip r:embed="rId8"/>
                      <a:srcRect/>
                      <a:stretch>
                        <a:fillRect/>
                      </a:stretch>
                    </pic:blipFill>
                    <pic:spPr bwMode="auto">
                      <a:xfrm>
                        <a:off x="0" y="0"/>
                        <a:ext cx="4161688" cy="3315122"/>
                      </a:xfrm>
                      <a:prstGeom prst="rect">
                        <a:avLst/>
                      </a:prstGeom>
                      <a:noFill/>
                      <a:ln w="9525">
                        <a:noFill/>
                        <a:miter lim="800000"/>
                        <a:headEnd/>
                        <a:tailEnd/>
                      </a:ln>
                    </pic:spPr>
                  </pic:pic>
                </a:graphicData>
              </a:graphic>
            </wp:inline>
          </w:drawing>
        </w:r>
      </w:ins>
    </w:p>
    <w:p w:rsidR="00BB3C97" w:rsidRPr="004B143D" w:rsidDel="00905272" w:rsidRDefault="00BB3C97" w:rsidP="003A3618">
      <w:pPr>
        <w:pStyle w:val="Normal1"/>
        <w:spacing w:line="480" w:lineRule="auto"/>
        <w:ind w:firstLine="720"/>
        <w:rPr>
          <w:del w:id="883" w:author="Jeff Greenfield" w:date="2014-11-22T16:45:00Z"/>
          <w:rFonts w:ascii="Times New Roman" w:hAnsi="Times New Roman"/>
          <w:sz w:val="24"/>
        </w:rPr>
        <w:pPrChange w:id="884" w:author="Jeff Greenfield" w:date="2014-11-22T16:47:00Z">
          <w:pPr>
            <w:pStyle w:val="Normal1"/>
            <w:spacing w:line="480" w:lineRule="auto"/>
            <w:ind w:firstLine="720"/>
          </w:pPr>
        </w:pPrChange>
      </w:pPr>
    </w:p>
    <w:p w:rsidR="0050710C" w:rsidRDefault="003F373E" w:rsidP="003A3618">
      <w:pPr>
        <w:pStyle w:val="Normal1"/>
        <w:spacing w:line="480" w:lineRule="auto"/>
        <w:ind w:firstLine="720"/>
        <w:rPr>
          <w:del w:id="885" w:author="Unknown"/>
          <w:rFonts w:ascii="Times New Roman" w:eastAsia="Times New Roman" w:hAnsi="Times New Roman" w:cs="Times New Roman"/>
          <w:sz w:val="24"/>
        </w:rPr>
        <w:pPrChange w:id="886" w:author="Jeff Greenfield" w:date="2014-11-22T16:47:00Z">
          <w:pPr>
            <w:pStyle w:val="Normal1"/>
            <w:spacing w:line="480" w:lineRule="auto"/>
            <w:ind w:firstLine="720"/>
          </w:pPr>
        </w:pPrChange>
      </w:pPr>
      <w:del w:id="887" w:author="Jeff Greenfield" w:date="2014-11-22T16:45:00Z">
        <w:r w:rsidRPr="004B143D" w:rsidDel="00905272">
          <w:rPr>
            <w:rFonts w:ascii="Times New Roman" w:eastAsia="Times New Roman" w:hAnsi="Times New Roman" w:cs="Times New Roman"/>
            <w:sz w:val="24"/>
          </w:rPr>
          <w:delText xml:space="preserve">A </w:delText>
        </w:r>
        <w:r w:rsidR="00BC218F" w:rsidRPr="004B143D" w:rsidDel="00905272">
          <w:rPr>
            <w:rFonts w:ascii="Times New Roman" w:eastAsia="Times New Roman" w:hAnsi="Times New Roman" w:cs="Times New Roman"/>
            <w:sz w:val="24"/>
          </w:rPr>
          <w:delText>function that represents flow according to the above description</w:delText>
        </w:r>
        <w:r w:rsidRPr="004B143D" w:rsidDel="00905272">
          <w:rPr>
            <w:rFonts w:ascii="Times New Roman" w:eastAsia="Times New Roman" w:hAnsi="Times New Roman" w:cs="Times New Roman"/>
            <w:sz w:val="24"/>
          </w:rPr>
          <w:delText xml:space="preserve"> would relate difficulty to enjoyment, with difficulty on the </w:delText>
        </w:r>
        <w:r w:rsidRPr="004B143D" w:rsidDel="00905272">
          <w:rPr>
            <w:rFonts w:ascii="Times New Roman" w:eastAsia="Times New Roman" w:hAnsi="Times New Roman" w:cs="Times New Roman"/>
            <w:i/>
            <w:sz w:val="24"/>
          </w:rPr>
          <w:delText>x</w:delText>
        </w:r>
        <w:r w:rsidRPr="004B143D" w:rsidDel="00905272">
          <w:rPr>
            <w:rFonts w:ascii="Times New Roman" w:eastAsia="Times New Roman" w:hAnsi="Times New Roman" w:cs="Times New Roman"/>
            <w:sz w:val="24"/>
          </w:rPr>
          <w:delText xml:space="preserve">-axis and enjoyment on the </w:delText>
        </w:r>
        <w:r w:rsidRPr="004B143D" w:rsidDel="00905272">
          <w:rPr>
            <w:rFonts w:ascii="Times New Roman" w:eastAsia="Times New Roman" w:hAnsi="Times New Roman" w:cs="Times New Roman"/>
            <w:i/>
            <w:sz w:val="24"/>
          </w:rPr>
          <w:delText>y</w:delText>
        </w:r>
        <w:r w:rsidRPr="004B143D" w:rsidDel="00905272">
          <w:rPr>
            <w:rFonts w:ascii="Times New Roman" w:eastAsia="Times New Roman" w:hAnsi="Times New Roman" w:cs="Times New Roman"/>
            <w:sz w:val="24"/>
          </w:rPr>
          <w:delText xml:space="preserve">-axis.  This function would have a peak at a specific </w:delText>
        </w:r>
        <w:r w:rsidRPr="004B143D" w:rsidDel="00905272">
          <w:rPr>
            <w:rFonts w:ascii="Times New Roman" w:eastAsia="Times New Roman" w:hAnsi="Times New Roman" w:cs="Times New Roman"/>
            <w:i/>
            <w:sz w:val="24"/>
          </w:rPr>
          <w:delText>x</w:delText>
        </w:r>
        <w:r w:rsidRPr="004B143D" w:rsidDel="00905272">
          <w:rPr>
            <w:rFonts w:ascii="Times New Roman" w:eastAsia="Times New Roman" w:hAnsi="Times New Roman" w:cs="Times New Roman"/>
            <w:sz w:val="24"/>
          </w:rPr>
          <w:delText xml:space="preserve">-value and decay to zero for large and small </w:delText>
        </w:r>
        <w:r w:rsidRPr="004B143D" w:rsidDel="00905272">
          <w:rPr>
            <w:rFonts w:ascii="Times New Roman" w:eastAsia="Times New Roman" w:hAnsi="Times New Roman" w:cs="Times New Roman"/>
            <w:i/>
            <w:sz w:val="24"/>
          </w:rPr>
          <w:delText>x</w:delText>
        </w:r>
        <w:r w:rsidRPr="004B143D" w:rsidDel="00905272">
          <w:rPr>
            <w:rFonts w:ascii="Times New Roman" w:eastAsia="Times New Roman" w:hAnsi="Times New Roman" w:cs="Times New Roman"/>
            <w:sz w:val="24"/>
          </w:rPr>
          <w:delText xml:space="preserve">-values.  Such a monomodal (one-peaked) function </w:delText>
        </w:r>
        <w:commentRangeStart w:id="888"/>
        <w:r w:rsidRPr="004B143D" w:rsidDel="00905272">
          <w:rPr>
            <w:rFonts w:ascii="Times New Roman" w:eastAsia="Times New Roman" w:hAnsi="Times New Roman" w:cs="Times New Roman"/>
            <w:sz w:val="24"/>
          </w:rPr>
          <w:delText xml:space="preserve">might look </w:delText>
        </w:r>
        <w:commentRangeEnd w:id="888"/>
        <w:r w:rsidR="001B5DF8" w:rsidDel="00905272">
          <w:rPr>
            <w:rStyle w:val="CommentReference"/>
          </w:rPr>
          <w:commentReference w:id="888"/>
        </w:r>
        <w:r w:rsidRPr="004B143D" w:rsidDel="00905272">
          <w:rPr>
            <w:rFonts w:ascii="Times New Roman" w:eastAsia="Times New Roman" w:hAnsi="Times New Roman" w:cs="Times New Roman"/>
            <w:sz w:val="24"/>
          </w:rPr>
          <w:delText xml:space="preserve">like the one found in Figure </w:delText>
        </w:r>
        <w:commentRangeStart w:id="889"/>
        <w:commentRangeStart w:id="890"/>
        <w:commentRangeStart w:id="891"/>
        <w:r w:rsidRPr="004B143D" w:rsidDel="00905272">
          <w:rPr>
            <w:rFonts w:ascii="Times New Roman" w:eastAsia="Times New Roman" w:hAnsi="Times New Roman" w:cs="Times New Roman"/>
            <w:sz w:val="24"/>
          </w:rPr>
          <w:delText>5</w:delText>
        </w:r>
        <w:commentRangeEnd w:id="889"/>
        <w:r w:rsidR="00420B0B" w:rsidDel="00905272">
          <w:rPr>
            <w:rStyle w:val="CommentReference"/>
          </w:rPr>
          <w:commentReference w:id="889"/>
        </w:r>
        <w:commentRangeEnd w:id="890"/>
        <w:commentRangeEnd w:id="891"/>
        <w:r w:rsidR="001B5DF8" w:rsidDel="00905272">
          <w:rPr>
            <w:rStyle w:val="CommentReference"/>
          </w:rPr>
          <w:commentReference w:id="890"/>
        </w:r>
        <w:r w:rsidR="001B5DF8" w:rsidDel="00905272">
          <w:rPr>
            <w:rStyle w:val="CommentReference"/>
          </w:rPr>
          <w:commentReference w:id="891"/>
        </w:r>
        <w:r w:rsidRPr="004B143D" w:rsidDel="00905272">
          <w:rPr>
            <w:rFonts w:ascii="Times New Roman" w:eastAsia="Times New Roman" w:hAnsi="Times New Roman" w:cs="Times New Roman"/>
            <w:sz w:val="24"/>
          </w:rPr>
          <w:delText>.</w:delText>
        </w:r>
      </w:del>
    </w:p>
    <w:p w:rsidR="003A3618" w:rsidRDefault="003A3618" w:rsidP="003A3618">
      <w:pPr>
        <w:pStyle w:val="Normal1"/>
        <w:spacing w:line="480" w:lineRule="auto"/>
        <w:rPr>
          <w:ins w:id="892" w:author="Jeff Greenfield" w:date="2014-11-22T16:48:00Z"/>
          <w:rFonts w:ascii="Times New Roman" w:hAnsi="Times New Roman"/>
          <w:sz w:val="24"/>
        </w:rPr>
      </w:pPr>
    </w:p>
    <w:p w:rsidR="003A3618" w:rsidRDefault="003A3618" w:rsidP="003A3618">
      <w:pPr>
        <w:pStyle w:val="Normal1"/>
        <w:numPr>
          <w:ins w:id="893" w:author="Jeff Greenfield" w:date="2014-11-22T16:48:00Z"/>
        </w:numPr>
        <w:spacing w:line="480" w:lineRule="auto"/>
        <w:jc w:val="center"/>
        <w:rPr>
          <w:ins w:id="894" w:author="Jeff Greenfield" w:date="2014-11-22T16:53:00Z"/>
          <w:rFonts w:ascii="Times New Roman" w:hAnsi="Times New Roman"/>
          <w:sz w:val="24"/>
        </w:rPr>
      </w:pPr>
      <w:ins w:id="895" w:author="Jeff Greenfield" w:date="2014-11-22T16:48:00Z">
        <w:r>
          <w:rPr>
            <w:rFonts w:ascii="Times New Roman" w:hAnsi="Times New Roman"/>
            <w:sz w:val="24"/>
          </w:rPr>
          <w:t>Figure 1: Flow Channel</w:t>
        </w:r>
      </w:ins>
    </w:p>
    <w:p w:rsidR="00DB6B2F" w:rsidRDefault="003A3618" w:rsidP="00EC2F9E">
      <w:pPr>
        <w:pStyle w:val="Normal1"/>
        <w:numPr>
          <w:ins w:id="896" w:author="Jeff Greenfield" w:date="2014-11-22T16:53:00Z"/>
        </w:numPr>
        <w:spacing w:line="480" w:lineRule="auto"/>
        <w:ind w:firstLine="720"/>
        <w:rPr>
          <w:ins w:id="897" w:author="Jeff Greenfield" w:date="2014-11-22T18:11:00Z"/>
          <w:rFonts w:ascii="Times New Roman" w:eastAsia="Times New Roman" w:hAnsi="Times New Roman" w:cs="Times New Roman"/>
          <w:sz w:val="24"/>
        </w:rPr>
        <w:pPrChange w:id="898" w:author="Jeff Greenfield" w:date="2014-11-22T18:13:00Z">
          <w:pPr>
            <w:pStyle w:val="Normal1"/>
            <w:spacing w:line="480" w:lineRule="auto"/>
            <w:ind w:firstLine="720"/>
          </w:pPr>
        </w:pPrChange>
      </w:pPr>
      <w:ins w:id="899" w:author="Jeff Greenfield" w:date="2014-11-22T16:53:00Z">
        <w:r>
          <w:rPr>
            <w:rFonts w:ascii="Times New Roman" w:hAnsi="Times New Roman"/>
            <w:sz w:val="24"/>
          </w:rPr>
          <w:t xml:space="preserve">As </w:t>
        </w:r>
        <w:r>
          <w:rPr>
            <w:rFonts w:ascii="Times New Roman" w:eastAsia="Times New Roman" w:hAnsi="Times New Roman" w:cs="Times New Roman"/>
            <w:sz w:val="24"/>
          </w:rPr>
          <w:t xml:space="preserve">Csikszentmihalyi describes, </w:t>
        </w:r>
        <w:r w:rsidR="00212EFA">
          <w:rPr>
            <w:rFonts w:ascii="Times New Roman" w:eastAsia="Times New Roman" w:hAnsi="Times New Roman" w:cs="Times New Roman"/>
            <w:sz w:val="24"/>
          </w:rPr>
          <w:t xml:space="preserve">the progression of skills of a participant </w:t>
        </w:r>
      </w:ins>
      <w:ins w:id="900" w:author="Jeff Greenfield" w:date="2014-11-22T16:54:00Z">
        <w:r>
          <w:rPr>
            <w:rFonts w:ascii="Times New Roman" w:eastAsia="Times New Roman" w:hAnsi="Times New Roman" w:cs="Times New Roman"/>
            <w:sz w:val="24"/>
          </w:rPr>
          <w:t xml:space="preserve">repeatedly </w:t>
        </w:r>
      </w:ins>
      <w:ins w:id="901" w:author="Jeff Greenfield" w:date="2014-11-22T16:53:00Z">
        <w:r>
          <w:rPr>
            <w:rFonts w:ascii="Times New Roman" w:eastAsia="Times New Roman" w:hAnsi="Times New Roman" w:cs="Times New Roman"/>
            <w:sz w:val="24"/>
          </w:rPr>
          <w:t>completing a task will move from A</w:t>
        </w:r>
      </w:ins>
      <w:ins w:id="902" w:author="Jeff Greenfield" w:date="2014-11-22T16:54:00Z">
        <w:r w:rsidRPr="003A3618">
          <w:rPr>
            <w:rFonts w:ascii="Times New Roman" w:eastAsia="Times New Roman" w:hAnsi="Times New Roman" w:cs="Times New Roman"/>
            <w:sz w:val="24"/>
            <w:vertAlign w:val="subscript"/>
            <w:rPrChange w:id="903" w:author="Jeff Greenfield" w:date="2014-11-22T16:56:00Z">
              <w:rPr>
                <w:rFonts w:ascii="Times New Roman" w:eastAsia="Times New Roman" w:hAnsi="Times New Roman" w:cs="Times New Roman"/>
                <w:sz w:val="24"/>
              </w:rPr>
            </w:rPrChange>
          </w:rPr>
          <w:t>1</w:t>
        </w:r>
        <w:r>
          <w:rPr>
            <w:rFonts w:ascii="Times New Roman" w:eastAsia="Times New Roman" w:hAnsi="Times New Roman" w:cs="Times New Roman"/>
            <w:sz w:val="24"/>
          </w:rPr>
          <w:t xml:space="preserve"> to A</w:t>
        </w:r>
        <w:r w:rsidRPr="003A3618">
          <w:rPr>
            <w:rFonts w:ascii="Times New Roman" w:eastAsia="Times New Roman" w:hAnsi="Times New Roman" w:cs="Times New Roman"/>
            <w:sz w:val="24"/>
            <w:vertAlign w:val="subscript"/>
            <w:rPrChange w:id="904" w:author="Jeff Greenfield" w:date="2014-11-22T16:56:00Z">
              <w:rPr>
                <w:rFonts w:ascii="Times New Roman" w:eastAsia="Times New Roman" w:hAnsi="Times New Roman" w:cs="Times New Roman"/>
                <w:sz w:val="24"/>
              </w:rPr>
            </w:rPrChange>
          </w:rPr>
          <w:t>4</w:t>
        </w:r>
      </w:ins>
      <w:ins w:id="905" w:author="Jeff Greenfield" w:date="2014-11-22T16:55:00Z">
        <w:r>
          <w:rPr>
            <w:rFonts w:ascii="Times New Roman" w:eastAsia="Times New Roman" w:hAnsi="Times New Roman" w:cs="Times New Roman"/>
            <w:sz w:val="24"/>
          </w:rPr>
          <w:t xml:space="preserve">.  </w:t>
        </w:r>
      </w:ins>
      <w:ins w:id="906" w:author="Jeff Greenfield" w:date="2014-11-22T18:25:00Z">
        <w:r w:rsidR="00B31218">
          <w:rPr>
            <w:rFonts w:ascii="Times New Roman" w:eastAsia="Times New Roman" w:hAnsi="Times New Roman" w:cs="Times New Roman"/>
            <w:sz w:val="24"/>
          </w:rPr>
          <w:t xml:space="preserve">An </w:t>
        </w:r>
      </w:ins>
      <w:ins w:id="907" w:author="Jeff Greenfield" w:date="2014-11-22T16:55:00Z">
        <w:r w:rsidR="00B31218">
          <w:rPr>
            <w:rFonts w:ascii="Times New Roman" w:eastAsia="Times New Roman" w:hAnsi="Times New Roman" w:cs="Times New Roman"/>
            <w:sz w:val="24"/>
          </w:rPr>
          <w:t>i</w:t>
        </w:r>
        <w:r>
          <w:rPr>
            <w:rFonts w:ascii="Times New Roman" w:eastAsia="Times New Roman" w:hAnsi="Times New Roman" w:cs="Times New Roman"/>
            <w:sz w:val="24"/>
          </w:rPr>
          <w:t>ncrease in skills in the absence of an increase in difficulty leads to boredom</w:t>
        </w:r>
      </w:ins>
      <w:ins w:id="908" w:author="Jeff Greenfield" w:date="2014-11-22T16:56:00Z">
        <w:r>
          <w:rPr>
            <w:rFonts w:ascii="Times New Roman" w:eastAsia="Times New Roman" w:hAnsi="Times New Roman" w:cs="Times New Roman"/>
            <w:sz w:val="24"/>
          </w:rPr>
          <w:t xml:space="preserve"> (A</w:t>
        </w:r>
        <w:r w:rsidRPr="003A3618">
          <w:rPr>
            <w:rFonts w:ascii="Times New Roman" w:eastAsia="Times New Roman" w:hAnsi="Times New Roman" w:cs="Times New Roman"/>
            <w:sz w:val="24"/>
            <w:vertAlign w:val="subscript"/>
            <w:rPrChange w:id="909" w:author="Jeff Greenfield" w:date="2014-11-22T16:57:00Z">
              <w:rPr>
                <w:rFonts w:ascii="Times New Roman" w:eastAsia="Times New Roman" w:hAnsi="Times New Roman" w:cs="Times New Roman"/>
                <w:sz w:val="24"/>
              </w:rPr>
            </w:rPrChange>
          </w:rPr>
          <w:t>2</w:t>
        </w:r>
        <w:r>
          <w:rPr>
            <w:rFonts w:ascii="Times New Roman" w:eastAsia="Times New Roman" w:hAnsi="Times New Roman" w:cs="Times New Roman"/>
            <w:sz w:val="24"/>
          </w:rPr>
          <w:t>)</w:t>
        </w:r>
      </w:ins>
      <w:ins w:id="910" w:author="Jeff Greenfield" w:date="2014-11-22T16:55:00Z">
        <w:r>
          <w:rPr>
            <w:rFonts w:ascii="Times New Roman" w:eastAsia="Times New Roman" w:hAnsi="Times New Roman" w:cs="Times New Roman"/>
            <w:sz w:val="24"/>
          </w:rPr>
          <w:t xml:space="preserve">, which </w:t>
        </w:r>
      </w:ins>
      <w:ins w:id="911" w:author="Jeff Greenfield" w:date="2014-11-22T17:10:00Z">
        <w:r w:rsidR="00212EFA">
          <w:rPr>
            <w:rFonts w:ascii="Times New Roman" w:eastAsia="Times New Roman" w:hAnsi="Times New Roman" w:cs="Times New Roman"/>
            <w:sz w:val="24"/>
          </w:rPr>
          <w:t>compels</w:t>
        </w:r>
      </w:ins>
      <w:ins w:id="912" w:author="Jeff Greenfield" w:date="2014-11-22T16:55:00Z">
        <w:r>
          <w:rPr>
            <w:rFonts w:ascii="Times New Roman" w:eastAsia="Times New Roman" w:hAnsi="Times New Roman" w:cs="Times New Roman"/>
            <w:sz w:val="24"/>
          </w:rPr>
          <w:t xml:space="preserve"> the </w:t>
        </w:r>
      </w:ins>
      <w:ins w:id="913" w:author="Jeff Greenfield" w:date="2014-11-22T17:10:00Z">
        <w:r w:rsidR="00212EFA">
          <w:rPr>
            <w:rFonts w:ascii="Times New Roman" w:eastAsia="Times New Roman" w:hAnsi="Times New Roman" w:cs="Times New Roman"/>
            <w:sz w:val="24"/>
          </w:rPr>
          <w:t>participant</w:t>
        </w:r>
      </w:ins>
      <w:ins w:id="914" w:author="Jeff Greenfield" w:date="2014-11-22T16:55:00Z">
        <w:r>
          <w:rPr>
            <w:rFonts w:ascii="Times New Roman" w:eastAsia="Times New Roman" w:hAnsi="Times New Roman" w:cs="Times New Roman"/>
            <w:sz w:val="24"/>
          </w:rPr>
          <w:t xml:space="preserve"> to seek harder challenges.  Increased challenges in the absence of increased skills causes the </w:t>
        </w:r>
      </w:ins>
      <w:ins w:id="915" w:author="Jeff Greenfield" w:date="2014-11-22T17:10:00Z">
        <w:r w:rsidR="00212EFA">
          <w:rPr>
            <w:rFonts w:ascii="Times New Roman" w:eastAsia="Times New Roman" w:hAnsi="Times New Roman" w:cs="Times New Roman"/>
            <w:sz w:val="24"/>
          </w:rPr>
          <w:t>participant</w:t>
        </w:r>
      </w:ins>
      <w:ins w:id="916" w:author="Jeff Greenfield" w:date="2014-11-22T16:55:00Z">
        <w:r>
          <w:rPr>
            <w:rFonts w:ascii="Times New Roman" w:eastAsia="Times New Roman" w:hAnsi="Times New Roman" w:cs="Times New Roman"/>
            <w:sz w:val="24"/>
          </w:rPr>
          <w:t xml:space="preserve"> to practice more</w:t>
        </w:r>
      </w:ins>
      <w:ins w:id="917" w:author="Jeff Greenfield" w:date="2014-11-22T16:57:00Z">
        <w:r>
          <w:rPr>
            <w:rFonts w:ascii="Times New Roman" w:eastAsia="Times New Roman" w:hAnsi="Times New Roman" w:cs="Times New Roman"/>
            <w:sz w:val="24"/>
          </w:rPr>
          <w:t xml:space="preserve"> (A</w:t>
        </w:r>
        <w:r w:rsidRPr="003A3618">
          <w:rPr>
            <w:rFonts w:ascii="Times New Roman" w:eastAsia="Times New Roman" w:hAnsi="Times New Roman" w:cs="Times New Roman"/>
            <w:sz w:val="24"/>
            <w:vertAlign w:val="subscript"/>
            <w:rPrChange w:id="918" w:author="Jeff Greenfield" w:date="2014-11-22T16:57:00Z">
              <w:rPr>
                <w:rFonts w:ascii="Times New Roman" w:eastAsia="Times New Roman" w:hAnsi="Times New Roman" w:cs="Times New Roman"/>
                <w:sz w:val="24"/>
              </w:rPr>
            </w:rPrChange>
          </w:rPr>
          <w:t>3</w:t>
        </w:r>
        <w:r>
          <w:rPr>
            <w:rFonts w:ascii="Times New Roman" w:eastAsia="Times New Roman" w:hAnsi="Times New Roman" w:cs="Times New Roman"/>
            <w:sz w:val="24"/>
          </w:rPr>
          <w:t>)</w:t>
        </w:r>
      </w:ins>
      <w:ins w:id="919" w:author="Jeff Greenfield" w:date="2014-11-22T16:55:00Z">
        <w:r>
          <w:rPr>
            <w:rFonts w:ascii="Times New Roman" w:eastAsia="Times New Roman" w:hAnsi="Times New Roman" w:cs="Times New Roman"/>
            <w:sz w:val="24"/>
          </w:rPr>
          <w:t xml:space="preserve">, leading to increased skills.  </w:t>
        </w:r>
      </w:ins>
      <w:ins w:id="920" w:author="Jeff Greenfield" w:date="2014-11-22T16:58:00Z">
        <w:r w:rsidR="00DB6B2F">
          <w:rPr>
            <w:rFonts w:ascii="Times New Roman" w:eastAsia="Times New Roman" w:hAnsi="Times New Roman" w:cs="Times New Roman"/>
            <w:sz w:val="24"/>
          </w:rPr>
          <w:t xml:space="preserve">However, both of these paths assume that the </w:t>
        </w:r>
      </w:ins>
      <w:ins w:id="921" w:author="Jeff Greenfield" w:date="2014-11-22T17:10:00Z">
        <w:r w:rsidR="00212EFA">
          <w:rPr>
            <w:rFonts w:ascii="Times New Roman" w:eastAsia="Times New Roman" w:hAnsi="Times New Roman" w:cs="Times New Roman"/>
            <w:sz w:val="24"/>
          </w:rPr>
          <w:t>participant</w:t>
        </w:r>
      </w:ins>
      <w:ins w:id="922" w:author="Jeff Greenfield" w:date="2014-11-22T16:58:00Z">
        <w:r w:rsidR="00DB6B2F">
          <w:rPr>
            <w:rFonts w:ascii="Times New Roman" w:eastAsia="Times New Roman" w:hAnsi="Times New Roman" w:cs="Times New Roman"/>
            <w:sz w:val="24"/>
          </w:rPr>
          <w:t xml:space="preserve"> is unable to choose the difficulty level of the challenge.  According to the flow theory, if a </w:t>
        </w:r>
      </w:ins>
      <w:ins w:id="923" w:author="Jeff Greenfield" w:date="2014-11-22T18:07:00Z">
        <w:r w:rsidR="005927D3">
          <w:rPr>
            <w:rFonts w:ascii="Times New Roman" w:eastAsia="Times New Roman" w:hAnsi="Times New Roman" w:cs="Times New Roman"/>
            <w:sz w:val="24"/>
          </w:rPr>
          <w:t>participant</w:t>
        </w:r>
      </w:ins>
      <w:ins w:id="924" w:author="Jeff Greenfield" w:date="2014-11-22T16:58:00Z">
        <w:r w:rsidR="00DB6B2F">
          <w:rPr>
            <w:rFonts w:ascii="Times New Roman" w:eastAsia="Times New Roman" w:hAnsi="Times New Roman" w:cs="Times New Roman"/>
            <w:sz w:val="24"/>
          </w:rPr>
          <w:t xml:space="preserve"> could choose, the choice would </w:t>
        </w:r>
      </w:ins>
      <w:ins w:id="925" w:author="Jeff Greenfield" w:date="2014-11-22T18:07:00Z">
        <w:r w:rsidR="005927D3">
          <w:rPr>
            <w:rFonts w:ascii="Times New Roman" w:eastAsia="Times New Roman" w:hAnsi="Times New Roman" w:cs="Times New Roman"/>
            <w:sz w:val="24"/>
          </w:rPr>
          <w:t>be for</w:t>
        </w:r>
      </w:ins>
      <w:ins w:id="926" w:author="Jeff Greenfield" w:date="2014-11-22T16:58:00Z">
        <w:r w:rsidR="00DB6B2F">
          <w:rPr>
            <w:rFonts w:ascii="Times New Roman" w:eastAsia="Times New Roman" w:hAnsi="Times New Roman" w:cs="Times New Roman"/>
            <w:sz w:val="24"/>
          </w:rPr>
          <w:t xml:space="preserve"> a position directly in the middle of the flow channel.</w:t>
        </w:r>
      </w:ins>
    </w:p>
    <w:p w:rsidR="0050710C" w:rsidRPr="00EC2F9E" w:rsidRDefault="005927D3" w:rsidP="00EC2F9E">
      <w:pPr>
        <w:numPr>
          <w:ins w:id="927" w:author="Jeff Greenfield" w:date="2014-11-22T18:13:00Z"/>
        </w:numPr>
        <w:spacing w:line="480" w:lineRule="auto"/>
        <w:ind w:firstLine="720"/>
        <w:rPr>
          <w:rFonts w:ascii="Times New Roman" w:eastAsia="Times New Roman" w:hAnsi="Times New Roman" w:cs="Times New Roman"/>
          <w:sz w:val="24"/>
          <w:rPrChange w:id="928" w:author="Jeff Greenfield" w:date="2014-11-22T18:15:00Z">
            <w:rPr/>
          </w:rPrChange>
        </w:rPr>
        <w:pPrChange w:id="929" w:author="Jeff Greenfield" w:date="2014-11-22T18:15:00Z">
          <w:pPr>
            <w:pStyle w:val="Normal1"/>
            <w:spacing w:line="480" w:lineRule="auto"/>
          </w:pPr>
        </w:pPrChange>
      </w:pPr>
      <w:ins w:id="930" w:author="Jeff Greenfield" w:date="2014-11-22T18:12:00Z">
        <w:r w:rsidRPr="00EC2F9E">
          <w:rPr>
            <w:rFonts w:ascii="Times New Roman" w:eastAsia="Times New Roman" w:hAnsi="Times New Roman" w:cs="Times New Roman"/>
            <w:sz w:val="24"/>
            <w:rPrChange w:id="931" w:author="Jeff Greenfield" w:date="2014-11-22T18:13:00Z">
              <w:rPr/>
            </w:rPrChange>
          </w:rPr>
          <w:t>A study</w:t>
        </w:r>
      </w:ins>
      <w:ins w:id="932" w:author="Jeff Greenfield" w:date="2014-11-22T18:11:00Z">
        <w:r w:rsidRPr="00EC2F9E">
          <w:rPr>
            <w:rFonts w:ascii="Times New Roman" w:eastAsia="Times New Roman" w:hAnsi="Times New Roman" w:cs="Times New Roman"/>
            <w:sz w:val="24"/>
            <w:rPrChange w:id="933" w:author="Jeff Greenfield" w:date="2014-11-22T18:13:00Z">
              <w:rPr/>
            </w:rPrChange>
          </w:rPr>
          <w:t xml:space="preserve"> show</w:t>
        </w:r>
      </w:ins>
      <w:ins w:id="934" w:author="Jeff Greenfield" w:date="2014-11-22T18:12:00Z">
        <w:r w:rsidRPr="00EC2F9E">
          <w:rPr>
            <w:rFonts w:ascii="Times New Roman" w:eastAsia="Times New Roman" w:hAnsi="Times New Roman" w:cs="Times New Roman"/>
            <w:sz w:val="24"/>
            <w:rPrChange w:id="935" w:author="Jeff Greenfield" w:date="2014-11-22T18:13:00Z">
              <w:rPr/>
            </w:rPrChange>
          </w:rPr>
          <w:t>ed</w:t>
        </w:r>
      </w:ins>
      <w:ins w:id="936" w:author="Jeff Greenfield" w:date="2014-11-22T18:11:00Z">
        <w:r w:rsidRPr="00EC2F9E">
          <w:rPr>
            <w:rFonts w:ascii="Times New Roman" w:eastAsia="Times New Roman" w:hAnsi="Times New Roman" w:cs="Times New Roman"/>
            <w:sz w:val="24"/>
            <w:rPrChange w:id="937" w:author="Jeff Greenfield" w:date="2014-11-22T18:13:00Z">
              <w:rPr/>
            </w:rPrChange>
          </w:rPr>
          <w:t xml:space="preserve"> that tasks </w:t>
        </w:r>
      </w:ins>
      <w:ins w:id="938" w:author="Jeff Greenfield" w:date="2014-11-22T18:13:00Z">
        <w:r w:rsidR="00EC2F9E">
          <w:rPr>
            <w:rFonts w:ascii="Times New Roman" w:eastAsia="Times New Roman" w:hAnsi="Times New Roman" w:cs="Times New Roman"/>
            <w:sz w:val="24"/>
          </w:rPr>
          <w:t>that</w:t>
        </w:r>
      </w:ins>
      <w:ins w:id="939" w:author="Jeff Greenfield" w:date="2014-11-22T18:11:00Z">
        <w:r w:rsidRPr="00EC2F9E">
          <w:rPr>
            <w:rFonts w:ascii="Times New Roman" w:eastAsia="Times New Roman" w:hAnsi="Times New Roman" w:cs="Times New Roman"/>
            <w:sz w:val="24"/>
            <w:rPrChange w:id="940" w:author="Jeff Greenfield" w:date="2014-11-22T18:13:00Z">
              <w:rPr/>
            </w:rPrChange>
          </w:rPr>
          <w:t xml:space="preserve"> are too easy </w:t>
        </w:r>
      </w:ins>
      <w:ins w:id="941" w:author="Jeff Greenfield" w:date="2014-11-22T18:12:00Z">
        <w:r w:rsidRPr="00EC2F9E">
          <w:rPr>
            <w:rFonts w:ascii="Times New Roman" w:eastAsia="Times New Roman" w:hAnsi="Times New Roman" w:cs="Times New Roman"/>
            <w:sz w:val="24"/>
            <w:rPrChange w:id="942" w:author="Jeff Greenfield" w:date="2014-11-22T18:13:00Z">
              <w:rPr/>
            </w:rPrChange>
          </w:rPr>
          <w:t xml:space="preserve">are more enjoyable than tasks </w:t>
        </w:r>
      </w:ins>
      <w:ins w:id="943" w:author="Jeff Greenfield" w:date="2014-11-22T18:14:00Z">
        <w:r w:rsidR="00EC2F9E">
          <w:rPr>
            <w:rFonts w:ascii="Times New Roman" w:eastAsia="Times New Roman" w:hAnsi="Times New Roman" w:cs="Times New Roman"/>
            <w:sz w:val="24"/>
          </w:rPr>
          <w:t>that</w:t>
        </w:r>
      </w:ins>
      <w:ins w:id="944" w:author="Jeff Greenfield" w:date="2014-11-22T18:12:00Z">
        <w:r w:rsidRPr="00EC2F9E">
          <w:rPr>
            <w:rFonts w:ascii="Times New Roman" w:eastAsia="Times New Roman" w:hAnsi="Times New Roman" w:cs="Times New Roman"/>
            <w:sz w:val="24"/>
            <w:rPrChange w:id="945" w:author="Jeff Greenfield" w:date="2014-11-22T18:13:00Z">
              <w:rPr/>
            </w:rPrChange>
          </w:rPr>
          <w:t xml:space="preserve"> are too hard (</w:t>
        </w:r>
        <w:r w:rsidR="00EC2F9E" w:rsidRPr="00EC2F9E">
          <w:rPr>
            <w:rFonts w:ascii="Times New Roman" w:eastAsia="Times New Roman" w:hAnsi="Times New Roman" w:cs="Times New Roman"/>
            <w:sz w:val="24"/>
            <w:rPrChange w:id="946" w:author="Jeff Greenfield" w:date="2014-11-22T18:13:00Z">
              <w:rPr/>
            </w:rPrChange>
          </w:rPr>
          <w:t>Haworth, &amp;</w:t>
        </w:r>
      </w:ins>
      <w:ins w:id="947" w:author="Jeff Greenfield" w:date="2014-11-22T18:13:00Z">
        <w:r w:rsidR="00EC2F9E" w:rsidRPr="00EC2F9E">
          <w:rPr>
            <w:rFonts w:ascii="Times New Roman" w:eastAsia="Times New Roman" w:hAnsi="Times New Roman" w:cs="Times New Roman"/>
            <w:sz w:val="24"/>
            <w:rPrChange w:id="948" w:author="Jeff Greenfield" w:date="2014-11-22T18:13:00Z">
              <w:rPr/>
            </w:rPrChange>
          </w:rPr>
          <w:t xml:space="preserve"> </w:t>
        </w:r>
      </w:ins>
      <w:ins w:id="949" w:author="Jeff Greenfield" w:date="2014-11-22T18:12:00Z">
        <w:r w:rsidRPr="00EC2F9E">
          <w:rPr>
            <w:rFonts w:ascii="Times New Roman" w:eastAsia="Times New Roman" w:hAnsi="Times New Roman" w:cs="Times New Roman"/>
            <w:sz w:val="24"/>
            <w:rPrChange w:id="950" w:author="Jeff Greenfield" w:date="2014-11-22T18:13:00Z">
              <w:rPr>
                <w:rFonts w:ascii="Helvetica" w:hAnsi="Helvetica"/>
                <w:color w:val="252525"/>
                <w:sz w:val="21"/>
                <w:szCs w:val="21"/>
                <w:shd w:val="clear" w:color="auto" w:fill="DDEEFF"/>
              </w:rPr>
            </w:rPrChange>
          </w:rPr>
          <w:t>Stephen</w:t>
        </w:r>
      </w:ins>
      <w:ins w:id="951" w:author="Jeff Greenfield" w:date="2014-11-22T18:13:00Z">
        <w:r w:rsidR="00EC2F9E" w:rsidRPr="00EC2F9E">
          <w:rPr>
            <w:rFonts w:ascii="Times New Roman" w:eastAsia="Times New Roman" w:hAnsi="Times New Roman" w:cs="Times New Roman"/>
            <w:sz w:val="24"/>
            <w:rPrChange w:id="952" w:author="Jeff Greenfield" w:date="2014-11-22T18:13:00Z">
              <w:rPr/>
            </w:rPrChange>
          </w:rPr>
          <w:t>,</w:t>
        </w:r>
      </w:ins>
      <w:ins w:id="953" w:author="Jeff Greenfield" w:date="2014-11-22T18:12:00Z">
        <w:r w:rsidRPr="00EC2F9E">
          <w:rPr>
            <w:rFonts w:ascii="Times New Roman" w:eastAsia="Times New Roman" w:hAnsi="Times New Roman" w:cs="Times New Roman"/>
            <w:sz w:val="24"/>
            <w:rPrChange w:id="954" w:author="Jeff Greenfield" w:date="2014-11-22T18:13:00Z">
              <w:rPr>
                <w:rFonts w:ascii="Helvetica" w:hAnsi="Helvetica"/>
                <w:color w:val="252525"/>
                <w:sz w:val="21"/>
                <w:szCs w:val="21"/>
                <w:shd w:val="clear" w:color="auto" w:fill="DDEEFF"/>
              </w:rPr>
            </w:rPrChange>
          </w:rPr>
          <w:t xml:space="preserve"> 1995)</w:t>
        </w:r>
      </w:ins>
      <w:ins w:id="955" w:author="Jeff Greenfield" w:date="2014-11-22T18:19:00Z">
        <w:r w:rsidR="00EC2F9E">
          <w:rPr>
            <w:rFonts w:ascii="Times New Roman" w:eastAsia="Times New Roman" w:hAnsi="Times New Roman" w:cs="Times New Roman"/>
            <w:sz w:val="24"/>
          </w:rPr>
          <w:t>, but that participants desired a good match between skills and challenges</w:t>
        </w:r>
      </w:ins>
      <w:ins w:id="956" w:author="Jeff Greenfield" w:date="2014-11-22T18:12:00Z">
        <w:r w:rsidRPr="00EC2F9E">
          <w:rPr>
            <w:rFonts w:ascii="Times New Roman" w:eastAsia="Times New Roman" w:hAnsi="Times New Roman" w:cs="Times New Roman"/>
            <w:sz w:val="24"/>
            <w:rPrChange w:id="957" w:author="Jeff Greenfield" w:date="2014-11-22T18:13:00Z">
              <w:rPr>
                <w:rFonts w:ascii="Helvetica" w:hAnsi="Helvetica"/>
                <w:color w:val="252525"/>
                <w:sz w:val="21"/>
                <w:szCs w:val="21"/>
                <w:shd w:val="clear" w:color="auto" w:fill="DDEEFF"/>
              </w:rPr>
            </w:rPrChange>
          </w:rPr>
          <w:t>.</w:t>
        </w:r>
        <w:r w:rsidR="00EC2F9E">
          <w:rPr>
            <w:rFonts w:ascii="Times New Roman" w:eastAsia="Times New Roman" w:hAnsi="Times New Roman" w:cs="Times New Roman"/>
            <w:sz w:val="24"/>
            <w:rPrChange w:id="958" w:author="Jeff Greenfield" w:date="2014-11-22T18:13:00Z">
              <w:rPr>
                <w:rFonts w:ascii="Times New Roman" w:eastAsia="Times New Roman" w:hAnsi="Times New Roman" w:cs="Times New Roman"/>
                <w:sz w:val="24"/>
              </w:rPr>
            </w:rPrChange>
          </w:rPr>
          <w:t xml:space="preserve">  Thus, this research predicted that participants w</w:t>
        </w:r>
      </w:ins>
      <w:ins w:id="959" w:author="Jeff Greenfield" w:date="2014-11-22T18:15:00Z">
        <w:r w:rsidR="00EC2F9E">
          <w:rPr>
            <w:rFonts w:ascii="Times New Roman" w:eastAsia="Times New Roman" w:hAnsi="Times New Roman" w:cs="Times New Roman"/>
            <w:sz w:val="24"/>
          </w:rPr>
          <w:t>ould</w:t>
        </w:r>
      </w:ins>
      <w:ins w:id="960" w:author="Jeff Greenfield" w:date="2014-11-22T18:12:00Z">
        <w:r w:rsidR="00EC2F9E">
          <w:rPr>
            <w:rFonts w:ascii="Times New Roman" w:eastAsia="Times New Roman" w:hAnsi="Times New Roman" w:cs="Times New Roman"/>
            <w:sz w:val="24"/>
            <w:rPrChange w:id="961" w:author="Jeff Greenfield" w:date="2014-11-22T18:13:00Z">
              <w:rPr>
                <w:rFonts w:ascii="Times New Roman" w:eastAsia="Times New Roman" w:hAnsi="Times New Roman" w:cs="Times New Roman"/>
                <w:sz w:val="24"/>
              </w:rPr>
            </w:rPrChange>
          </w:rPr>
          <w:t xml:space="preserve"> enjoy tasks with a difficulty </w:t>
        </w:r>
      </w:ins>
      <w:ins w:id="962" w:author="Jeff Greenfield" w:date="2014-11-22T18:15:00Z">
        <w:r w:rsidR="00EC2F9E">
          <w:rPr>
            <w:rFonts w:ascii="Times New Roman" w:eastAsia="Times New Roman" w:hAnsi="Times New Roman" w:cs="Times New Roman"/>
            <w:sz w:val="24"/>
          </w:rPr>
          <w:t xml:space="preserve">level </w:t>
        </w:r>
      </w:ins>
      <w:ins w:id="963" w:author="Jeff Greenfield" w:date="2014-11-22T18:12:00Z">
        <w:r w:rsidR="00EC2F9E">
          <w:rPr>
            <w:rFonts w:ascii="Times New Roman" w:eastAsia="Times New Roman" w:hAnsi="Times New Roman" w:cs="Times New Roman"/>
            <w:sz w:val="24"/>
            <w:rPrChange w:id="964" w:author="Jeff Greenfield" w:date="2014-11-22T18:13:00Z">
              <w:rPr>
                <w:rFonts w:ascii="Times New Roman" w:eastAsia="Times New Roman" w:hAnsi="Times New Roman" w:cs="Times New Roman"/>
                <w:sz w:val="24"/>
              </w:rPr>
            </w:rPrChange>
          </w:rPr>
          <w:t xml:space="preserve">where </w:t>
        </w:r>
      </w:ins>
      <w:ins w:id="965" w:author="Jeff Greenfield" w:date="2014-11-22T18:14:00Z">
        <w:r w:rsidR="00EC2F9E">
          <w:rPr>
            <w:rFonts w:ascii="Times New Roman" w:eastAsia="Times New Roman" w:hAnsi="Times New Roman" w:cs="Times New Roman"/>
            <w:sz w:val="24"/>
          </w:rPr>
          <w:t xml:space="preserve">the majority of tasks </w:t>
        </w:r>
      </w:ins>
      <w:ins w:id="966" w:author="Jeff Greenfield" w:date="2014-11-22T18:15:00Z">
        <w:r w:rsidR="00EC2F9E">
          <w:rPr>
            <w:rFonts w:ascii="Times New Roman" w:eastAsia="Times New Roman" w:hAnsi="Times New Roman" w:cs="Times New Roman"/>
            <w:sz w:val="24"/>
          </w:rPr>
          <w:t xml:space="preserve">would </w:t>
        </w:r>
      </w:ins>
      <w:ins w:id="967" w:author="Jeff Greenfield" w:date="2014-11-22T18:14:00Z">
        <w:r w:rsidR="00EC2F9E">
          <w:rPr>
            <w:rFonts w:ascii="Times New Roman" w:eastAsia="Times New Roman" w:hAnsi="Times New Roman" w:cs="Times New Roman"/>
            <w:sz w:val="24"/>
          </w:rPr>
          <w:t xml:space="preserve">yield successful results.  </w:t>
        </w:r>
      </w:ins>
      <w:ins w:id="968" w:author="Jeff Greenfield" w:date="2014-11-22T18:15:00Z">
        <w:r w:rsidR="00EC2F9E">
          <w:rPr>
            <w:rFonts w:ascii="Times New Roman" w:eastAsia="Times New Roman" w:hAnsi="Times New Roman" w:cs="Times New Roman"/>
            <w:sz w:val="24"/>
          </w:rPr>
          <w:t xml:space="preserve">However, </w:t>
        </w:r>
      </w:ins>
      <w:ins w:id="969" w:author="Jeff Greenfield" w:date="2014-11-22T17:05:00Z">
        <w:r w:rsidR="00EC2F9E">
          <w:rPr>
            <w:rFonts w:ascii="Times New Roman" w:eastAsia="Times New Roman" w:hAnsi="Times New Roman" w:cs="Times New Roman"/>
            <w:sz w:val="24"/>
            <w:rPrChange w:id="970" w:author="Jeff Greenfield" w:date="2014-11-22T18:13:00Z">
              <w:rPr>
                <w:rFonts w:ascii="Times New Roman" w:eastAsia="Times New Roman" w:hAnsi="Times New Roman" w:cs="Times New Roman"/>
                <w:sz w:val="24"/>
              </w:rPr>
            </w:rPrChange>
          </w:rPr>
          <w:t>o</w:t>
        </w:r>
        <w:r w:rsidR="00DB6B2F" w:rsidRPr="00EC2F9E">
          <w:rPr>
            <w:rFonts w:ascii="Times New Roman" w:eastAsia="Times New Roman" w:hAnsi="Times New Roman" w:cs="Times New Roman"/>
            <w:sz w:val="24"/>
            <w:rPrChange w:id="971" w:author="Jeff Greenfield" w:date="2014-11-22T18:13:00Z">
              <w:rPr/>
            </w:rPrChange>
          </w:rPr>
          <w:t xml:space="preserve">ne of the conclusions of the flow theory is that </w:t>
        </w:r>
      </w:ins>
      <w:ins w:id="972" w:author="Jeff Greenfield" w:date="2014-11-22T17:11:00Z">
        <w:r w:rsidR="00212EFA" w:rsidRPr="00EC2F9E">
          <w:rPr>
            <w:rFonts w:ascii="Times New Roman" w:eastAsia="Times New Roman" w:hAnsi="Times New Roman" w:cs="Times New Roman"/>
            <w:sz w:val="24"/>
            <w:rPrChange w:id="973" w:author="Jeff Greenfield" w:date="2014-11-22T18:13:00Z">
              <w:rPr/>
            </w:rPrChange>
          </w:rPr>
          <w:t>task participants</w:t>
        </w:r>
      </w:ins>
      <w:ins w:id="974" w:author="Jeff Greenfield" w:date="2014-11-22T17:05:00Z">
        <w:r w:rsidR="00DB6B2F" w:rsidRPr="00EC2F9E">
          <w:rPr>
            <w:rFonts w:ascii="Times New Roman" w:eastAsia="Times New Roman" w:hAnsi="Times New Roman" w:cs="Times New Roman"/>
            <w:sz w:val="24"/>
            <w:rPrChange w:id="975" w:author="Jeff Greenfield" w:date="2014-11-22T18:13:00Z">
              <w:rPr/>
            </w:rPrChange>
          </w:rPr>
          <w:t xml:space="preserve"> want challenge</w:t>
        </w:r>
      </w:ins>
      <w:ins w:id="976" w:author="Jeff Greenfield" w:date="2014-11-22T17:06:00Z">
        <w:r w:rsidR="00DB6B2F" w:rsidRPr="00EC2F9E">
          <w:rPr>
            <w:rFonts w:ascii="Times New Roman" w:eastAsia="Times New Roman" w:hAnsi="Times New Roman" w:cs="Times New Roman"/>
            <w:sz w:val="24"/>
            <w:rPrChange w:id="977" w:author="Jeff Greenfield" w:date="2014-11-22T18:13:00Z">
              <w:rPr/>
            </w:rPrChange>
          </w:rPr>
          <w:t>s</w:t>
        </w:r>
      </w:ins>
      <w:ins w:id="978" w:author="Jeff Greenfield" w:date="2014-11-22T17:05:00Z">
        <w:r w:rsidR="00DB6B2F" w:rsidRPr="00EC2F9E">
          <w:rPr>
            <w:rFonts w:ascii="Times New Roman" w:eastAsia="Times New Roman" w:hAnsi="Times New Roman" w:cs="Times New Roman"/>
            <w:sz w:val="24"/>
            <w:rPrChange w:id="979" w:author="Jeff Greenfield" w:date="2014-11-22T18:13:00Z">
              <w:rPr/>
            </w:rPrChange>
          </w:rPr>
          <w:t xml:space="preserve">.  If a </w:t>
        </w:r>
      </w:ins>
      <w:ins w:id="980" w:author="Jeff Greenfield" w:date="2014-11-22T17:11:00Z">
        <w:r w:rsidR="00212EFA" w:rsidRPr="00EC2F9E">
          <w:rPr>
            <w:rFonts w:ascii="Times New Roman" w:eastAsia="Times New Roman" w:hAnsi="Times New Roman" w:cs="Times New Roman"/>
            <w:sz w:val="24"/>
            <w:rPrChange w:id="981" w:author="Jeff Greenfield" w:date="2014-11-22T18:13:00Z">
              <w:rPr/>
            </w:rPrChange>
          </w:rPr>
          <w:t>participant</w:t>
        </w:r>
      </w:ins>
      <w:ins w:id="982" w:author="Jeff Greenfield" w:date="2014-11-22T17:05:00Z">
        <w:r w:rsidR="00DB6B2F" w:rsidRPr="00EC2F9E">
          <w:rPr>
            <w:rFonts w:ascii="Times New Roman" w:eastAsia="Times New Roman" w:hAnsi="Times New Roman" w:cs="Times New Roman"/>
            <w:sz w:val="24"/>
            <w:rPrChange w:id="983" w:author="Jeff Greenfield" w:date="2014-11-22T18:13:00Z">
              <w:rPr/>
            </w:rPrChange>
          </w:rPr>
          <w:t xml:space="preserve"> wanted to get 100% correct on a task, an optimal strategy would be to decrease the difficulty to its lowest point.  </w:t>
        </w:r>
      </w:ins>
      <w:ins w:id="984" w:author="Jeff Greenfield" w:date="2014-11-22T18:16:00Z">
        <w:r w:rsidR="00EC2F9E">
          <w:rPr>
            <w:rFonts w:ascii="Times New Roman" w:eastAsia="Times New Roman" w:hAnsi="Times New Roman" w:cs="Times New Roman"/>
            <w:sz w:val="24"/>
          </w:rPr>
          <w:t>But</w:t>
        </w:r>
      </w:ins>
      <w:ins w:id="985" w:author="Jeff Greenfield" w:date="2014-11-22T17:05:00Z">
        <w:r w:rsidR="00DB6B2F" w:rsidRPr="00EC2F9E">
          <w:rPr>
            <w:rFonts w:ascii="Times New Roman" w:eastAsia="Times New Roman" w:hAnsi="Times New Roman" w:cs="Times New Roman"/>
            <w:sz w:val="24"/>
            <w:rPrChange w:id="986" w:author="Jeff Greenfield" w:date="2014-11-22T18:13:00Z">
              <w:rPr/>
            </w:rPrChange>
          </w:rPr>
          <w:t xml:space="preserve">, the theory of flow </w:t>
        </w:r>
      </w:ins>
      <w:ins w:id="987" w:author="Jeff Greenfield" w:date="2014-11-22T18:17:00Z">
        <w:r w:rsidR="00EC2F9E">
          <w:rPr>
            <w:rFonts w:ascii="Times New Roman" w:eastAsia="Times New Roman" w:hAnsi="Times New Roman" w:cs="Times New Roman"/>
            <w:sz w:val="24"/>
          </w:rPr>
          <w:t>predicts</w:t>
        </w:r>
      </w:ins>
      <w:ins w:id="988" w:author="Jeff Greenfield" w:date="2014-11-22T17:05:00Z">
        <w:r w:rsidR="00DB6B2F" w:rsidRPr="00EC2F9E">
          <w:rPr>
            <w:rFonts w:ascii="Times New Roman" w:eastAsia="Times New Roman" w:hAnsi="Times New Roman" w:cs="Times New Roman"/>
            <w:sz w:val="24"/>
            <w:rPrChange w:id="989" w:author="Jeff Greenfield" w:date="2014-11-22T18:13:00Z">
              <w:rPr/>
            </w:rPrChange>
          </w:rPr>
          <w:t xml:space="preserve"> that this will not happen, and thus players will risk getting some percent of the tasks wrong in order to maintain a sense of enjoyment.</w:t>
        </w:r>
        <w:r w:rsidR="00EC2F9E" w:rsidRPr="00EC2F9E">
          <w:rPr>
            <w:rFonts w:ascii="Times New Roman" w:eastAsia="Times New Roman" w:hAnsi="Times New Roman" w:cs="Times New Roman"/>
            <w:sz w:val="24"/>
            <w:rPrChange w:id="990" w:author="Jeff Greenfield" w:date="2014-11-22T18:17:00Z">
              <w:rPr/>
            </w:rPrChange>
          </w:rPr>
          <w:t xml:space="preserve">  </w:t>
        </w:r>
      </w:ins>
      <w:ins w:id="991" w:author="Jeff Greenfield" w:date="2014-11-22T18:18:00Z">
        <w:r w:rsidR="00EC2F9E">
          <w:rPr>
            <w:rFonts w:ascii="Times New Roman" w:eastAsia="Times New Roman" w:hAnsi="Times New Roman" w:cs="Times New Roman"/>
            <w:sz w:val="24"/>
          </w:rPr>
          <w:t>This constrained the hypothesized range of preferred percent correct to high value</w:t>
        </w:r>
      </w:ins>
      <w:ins w:id="992" w:author="Jeff Greenfield" w:date="2014-11-22T18:20:00Z">
        <w:r w:rsidR="00EC2F9E">
          <w:rPr>
            <w:rFonts w:ascii="Times New Roman" w:eastAsia="Times New Roman" w:hAnsi="Times New Roman" w:cs="Times New Roman"/>
            <w:sz w:val="24"/>
          </w:rPr>
          <w:t>s</w:t>
        </w:r>
      </w:ins>
      <w:ins w:id="993" w:author="Jeff Greenfield" w:date="2014-11-22T18:18:00Z">
        <w:r w:rsidR="00EC2F9E">
          <w:rPr>
            <w:rFonts w:ascii="Times New Roman" w:eastAsia="Times New Roman" w:hAnsi="Times New Roman" w:cs="Times New Roman"/>
            <w:sz w:val="24"/>
          </w:rPr>
          <w:t xml:space="preserve"> less </w:t>
        </w:r>
      </w:ins>
      <w:ins w:id="994" w:author="Jeff Greenfield" w:date="2014-11-22T18:20:00Z">
        <w:r w:rsidR="00EC2F9E">
          <w:rPr>
            <w:rFonts w:ascii="Times New Roman" w:eastAsia="Times New Roman" w:hAnsi="Times New Roman" w:cs="Times New Roman"/>
            <w:sz w:val="24"/>
          </w:rPr>
          <w:t xml:space="preserve">than </w:t>
        </w:r>
      </w:ins>
      <w:ins w:id="995" w:author="Jeff Greenfield" w:date="2014-11-22T18:18:00Z">
        <w:r w:rsidR="00EC2F9E">
          <w:rPr>
            <w:rFonts w:ascii="Times New Roman" w:eastAsia="Times New Roman" w:hAnsi="Times New Roman" w:cs="Times New Roman"/>
            <w:sz w:val="24"/>
          </w:rPr>
          <w:t xml:space="preserve">100%.  </w:t>
        </w:r>
      </w:ins>
      <w:ins w:id="996" w:author="Jeff Greenfield" w:date="2014-11-22T18:19:00Z">
        <w:r w:rsidR="00EC2F9E">
          <w:rPr>
            <w:rFonts w:ascii="Times New Roman" w:eastAsia="Times New Roman" w:hAnsi="Times New Roman" w:cs="Times New Roman"/>
            <w:sz w:val="24"/>
          </w:rPr>
          <w:t>This research estimated the range</w:t>
        </w:r>
      </w:ins>
      <w:ins w:id="997" w:author="Jeff Greenfield" w:date="2014-11-22T18:28:00Z">
        <w:r w:rsidR="00B31218">
          <w:rPr>
            <w:rFonts w:ascii="Times New Roman" w:eastAsia="Times New Roman" w:hAnsi="Times New Roman" w:cs="Times New Roman"/>
            <w:sz w:val="24"/>
          </w:rPr>
          <w:t xml:space="preserve"> of preferred percent correct</w:t>
        </w:r>
      </w:ins>
      <w:ins w:id="998" w:author="Jeff Greenfield" w:date="2014-11-22T18:19:00Z">
        <w:r w:rsidR="00EC2F9E">
          <w:rPr>
            <w:rFonts w:ascii="Times New Roman" w:eastAsia="Times New Roman" w:hAnsi="Times New Roman" w:cs="Times New Roman"/>
            <w:sz w:val="24"/>
          </w:rPr>
          <w:t xml:space="preserve"> to be 80% to 95%</w:t>
        </w:r>
      </w:ins>
      <w:ins w:id="999" w:author="Jeff Greenfield" w:date="2014-11-22T18:20:00Z">
        <w:r w:rsidR="00EC2F9E">
          <w:rPr>
            <w:rFonts w:ascii="Times New Roman" w:eastAsia="Times New Roman" w:hAnsi="Times New Roman" w:cs="Times New Roman"/>
            <w:sz w:val="24"/>
          </w:rPr>
          <w:t xml:space="preserve"> for optimal fun</w:t>
        </w:r>
      </w:ins>
      <w:ins w:id="1000" w:author="Jeff Greenfield" w:date="2014-11-22T18:19:00Z">
        <w:r w:rsidR="00EC2F9E">
          <w:rPr>
            <w:rFonts w:ascii="Times New Roman" w:eastAsia="Times New Roman" w:hAnsi="Times New Roman" w:cs="Times New Roman"/>
            <w:sz w:val="24"/>
          </w:rPr>
          <w:t xml:space="preserve">.  </w:t>
        </w:r>
      </w:ins>
      <w:commentRangeStart w:id="1001"/>
      <w:ins w:id="1002" w:author="Unknown" w:date="2014-11-09T00:10:00Z">
        <w:del w:id="1003" w:author="Jeff Greenfield" w:date="2014-11-22T16:37:00Z">
          <w:r w:rsidR="00420B0B" w:rsidRPr="00EC2F9E" w:rsidDel="00BA1767">
            <w:rPr>
              <w:rFonts w:ascii="Times New Roman" w:eastAsia="Times New Roman" w:hAnsi="Times New Roman" w:cs="Times New Roman"/>
              <w:sz w:val="24"/>
              <w:rPrChange w:id="1004" w:author="Jeff Greenfield" w:date="2014-11-22T18:17:00Z">
                <w:rPr/>
              </w:rPrChange>
            </w:rPr>
            <w:delText>Figure</w:delText>
          </w:r>
        </w:del>
      </w:ins>
      <w:commentRangeEnd w:id="1001"/>
      <w:ins w:id="1005" w:author="Unknown" w:date="2014-11-09T00:21:00Z">
        <w:del w:id="1006" w:author="Jeff Greenfield" w:date="2014-11-22T16:37:00Z">
          <w:r w:rsidR="00FD6AD4" w:rsidRPr="00EC2F9E" w:rsidDel="00BA1767">
            <w:rPr>
              <w:rFonts w:ascii="Times New Roman" w:eastAsia="Times New Roman" w:hAnsi="Times New Roman" w:cs="Times New Roman"/>
              <w:sz w:val="24"/>
              <w:rPrChange w:id="1007" w:author="Jeff Greenfield" w:date="2014-11-22T18:17:00Z">
                <w:rPr>
                  <w:rStyle w:val="CommentReference"/>
                </w:rPr>
              </w:rPrChange>
            </w:rPr>
            <w:commentReference w:id="1001"/>
          </w:r>
        </w:del>
      </w:ins>
      <w:ins w:id="1008" w:author="Unknown" w:date="2014-11-09T00:10:00Z">
        <w:del w:id="1009" w:author="Jeff Greenfield" w:date="2014-11-22T16:37:00Z">
          <w:r w:rsidR="00420B0B" w:rsidRPr="00EC2F9E" w:rsidDel="00BA1767">
            <w:rPr>
              <w:rFonts w:ascii="Times New Roman" w:eastAsia="Times New Roman" w:hAnsi="Times New Roman" w:cs="Times New Roman"/>
              <w:sz w:val="24"/>
              <w:rPrChange w:id="1010" w:author="Jeff Greenfield" w:date="2014-11-22T18:17:00Z">
                <w:rPr/>
              </w:rPrChange>
            </w:rPr>
            <w:delText xml:space="preserve"> </w:delText>
          </w:r>
          <w:commentRangeStart w:id="1011"/>
          <w:r w:rsidR="00420B0B" w:rsidRPr="00EC2F9E" w:rsidDel="00BA1767">
            <w:rPr>
              <w:rFonts w:ascii="Times New Roman" w:eastAsia="Times New Roman" w:hAnsi="Times New Roman" w:cs="Times New Roman"/>
              <w:sz w:val="24"/>
              <w:rPrChange w:id="1012" w:author="Jeff Greenfield" w:date="2014-11-22T18:17:00Z">
                <w:rPr/>
              </w:rPrChange>
            </w:rPr>
            <w:delText>5</w:delText>
          </w:r>
        </w:del>
        <w:commentRangeEnd w:id="1011"/>
        <w:r w:rsidR="00420B0B" w:rsidRPr="00EC2F9E">
          <w:rPr>
            <w:rFonts w:ascii="Times New Roman" w:eastAsia="Times New Roman" w:hAnsi="Times New Roman" w:cs="Times New Roman"/>
            <w:sz w:val="24"/>
            <w:rPrChange w:id="1013" w:author="Jeff Greenfield" w:date="2014-11-22T18:17:00Z">
              <w:rPr>
                <w:rStyle w:val="CommentReference"/>
              </w:rPr>
            </w:rPrChange>
          </w:rPr>
          <w:commentReference w:id="1011"/>
        </w:r>
      </w:ins>
    </w:p>
    <w:p w:rsidR="00BB3C97" w:rsidRPr="00EC2F9E" w:rsidDel="003A3618" w:rsidRDefault="003F373E" w:rsidP="00EC2F9E">
      <w:pPr>
        <w:pStyle w:val="Normal1"/>
        <w:spacing w:line="480" w:lineRule="auto"/>
        <w:ind w:firstLine="720"/>
        <w:rPr>
          <w:del w:id="1014" w:author="Jeff Greenfield" w:date="2014-11-22T16:58:00Z"/>
          <w:rFonts w:ascii="Times New Roman" w:eastAsia="Times New Roman" w:hAnsi="Times New Roman" w:cs="Times New Roman"/>
          <w:b/>
          <w:sz w:val="24"/>
          <w:rPrChange w:id="1015" w:author="Jeff Greenfield" w:date="2014-11-22T18:17:00Z">
            <w:rPr>
              <w:del w:id="1016" w:author="Jeff Greenfield" w:date="2014-11-22T16:58:00Z"/>
              <w:rFonts w:ascii="Times New Roman" w:hAnsi="Times New Roman"/>
              <w:sz w:val="24"/>
            </w:rPr>
          </w:rPrChange>
        </w:rPr>
        <w:pPrChange w:id="1017" w:author="Jeff Greenfield" w:date="2014-11-22T18:16:00Z">
          <w:pPr>
            <w:pStyle w:val="Normal1"/>
            <w:spacing w:line="480" w:lineRule="auto"/>
          </w:pPr>
        </w:pPrChange>
      </w:pPr>
      <w:del w:id="1018" w:author="Jeff Greenfield" w:date="2014-11-22T18:16:00Z">
        <w:r w:rsidRPr="00EC2F9E" w:rsidDel="00EC2F9E">
          <w:rPr>
            <w:rFonts w:ascii="Times New Roman" w:eastAsia="Times New Roman" w:hAnsi="Times New Roman" w:cs="Times New Roman"/>
            <w:b/>
            <w:sz w:val="24"/>
            <w:rPrChange w:id="1019" w:author="Jeff Greenfield" w:date="2014-11-22T18:17:00Z">
              <w:rPr>
                <w:rFonts w:ascii="Times New Roman" w:eastAsia="Times New Roman" w:hAnsi="Times New Roman" w:cs="Times New Roman"/>
                <w:sz w:val="24"/>
              </w:rPr>
            </w:rPrChange>
          </w:rPr>
          <w:tab/>
        </w:r>
      </w:del>
      <w:commentRangeStart w:id="1020"/>
      <w:del w:id="1021" w:author="Jeff Greenfield" w:date="2014-11-22T16:58:00Z">
        <w:r w:rsidRPr="00EC2F9E" w:rsidDel="003A3618">
          <w:rPr>
            <w:rFonts w:ascii="Times New Roman" w:eastAsia="Times New Roman" w:hAnsi="Times New Roman" w:cs="Times New Roman"/>
            <w:b/>
            <w:sz w:val="24"/>
            <w:rPrChange w:id="1022" w:author="Jeff Greenfield" w:date="2014-11-22T18:17:00Z">
              <w:rPr>
                <w:rFonts w:ascii="Times New Roman" w:eastAsia="Times New Roman" w:hAnsi="Times New Roman" w:cs="Times New Roman"/>
                <w:sz w:val="24"/>
              </w:rPr>
            </w:rPrChange>
          </w:rPr>
          <w:delText xml:space="preserve">Range effects </w:delText>
        </w:r>
        <w:commentRangeEnd w:id="1020"/>
        <w:r w:rsidR="007618E4" w:rsidRPr="00EC2F9E" w:rsidDel="003A3618">
          <w:rPr>
            <w:rFonts w:ascii="Times New Roman" w:eastAsia="Times New Roman" w:hAnsi="Times New Roman" w:cs="Times New Roman"/>
            <w:b/>
            <w:sz w:val="24"/>
            <w:rPrChange w:id="1023" w:author="Jeff Greenfield" w:date="2014-11-22T18:17:00Z">
              <w:rPr>
                <w:rStyle w:val="CommentReference"/>
              </w:rPr>
            </w:rPrChange>
          </w:rPr>
          <w:commentReference w:id="1020"/>
        </w:r>
        <w:r w:rsidRPr="00EC2F9E" w:rsidDel="003A3618">
          <w:rPr>
            <w:rFonts w:ascii="Times New Roman" w:eastAsia="Times New Roman" w:hAnsi="Times New Roman" w:cs="Times New Roman"/>
            <w:b/>
            <w:sz w:val="24"/>
            <w:rPrChange w:id="1024" w:author="Jeff Greenfield" w:date="2014-11-22T18:17:00Z">
              <w:rPr>
                <w:rFonts w:ascii="Times New Roman" w:eastAsia="Times New Roman" w:hAnsi="Times New Roman" w:cs="Times New Roman"/>
                <w:sz w:val="24"/>
              </w:rPr>
            </w:rPrChange>
          </w:rPr>
          <w:delText xml:space="preserve">include ceiling and floor effects, which effectively limit how well or poorly a person can score on a task, respectively.  Range effects occur when the difficulty of a task is either too high, in which case the individual scores extremely low, or the difficulty is too low, in which the individual scores extremely high.  In both of these cases, scores plateau outside of a sensitive range. </w:delText>
        </w:r>
        <w:commentRangeStart w:id="1025"/>
        <w:r w:rsidRPr="00EC2F9E" w:rsidDel="003A3618">
          <w:rPr>
            <w:rFonts w:ascii="Times New Roman" w:eastAsia="Times New Roman" w:hAnsi="Times New Roman" w:cs="Times New Roman"/>
            <w:b/>
            <w:sz w:val="24"/>
            <w:rPrChange w:id="1026" w:author="Jeff Greenfield" w:date="2014-11-22T18:17:00Z">
              <w:rPr>
                <w:rFonts w:ascii="Times New Roman" w:eastAsia="Times New Roman" w:hAnsi="Times New Roman" w:cs="Times New Roman"/>
                <w:sz w:val="24"/>
              </w:rPr>
            </w:rPrChange>
          </w:rPr>
          <w:delText xml:space="preserve">When these effects are present, the expected score a person will achieve on a task is only sensitive to changes in difficulty over a relatively small domain of difficulty values.  Any difficulty values outside this domain result in scores close to the minimum or the maximum.  </w:delText>
        </w:r>
      </w:del>
    </w:p>
    <w:p w:rsidR="00BB3C97" w:rsidRPr="00EC2F9E" w:rsidDel="003A3618" w:rsidRDefault="003F373E" w:rsidP="00EC2F9E">
      <w:pPr>
        <w:pStyle w:val="Normal1"/>
        <w:spacing w:line="480" w:lineRule="auto"/>
        <w:ind w:firstLine="720"/>
        <w:rPr>
          <w:del w:id="1027" w:author="Jeff Greenfield" w:date="2014-11-22T16:58:00Z"/>
          <w:rFonts w:ascii="Times New Roman" w:eastAsia="Times New Roman" w:hAnsi="Times New Roman" w:cs="Times New Roman"/>
          <w:b/>
          <w:sz w:val="24"/>
          <w:rPrChange w:id="1028" w:author="Jeff Greenfield" w:date="2014-11-22T18:17:00Z">
            <w:rPr>
              <w:del w:id="1029" w:author="Jeff Greenfield" w:date="2014-11-22T16:58:00Z"/>
              <w:rFonts w:ascii="Times New Roman" w:hAnsi="Times New Roman"/>
              <w:sz w:val="24"/>
            </w:rPr>
          </w:rPrChange>
        </w:rPr>
        <w:pPrChange w:id="1030" w:author="Jeff Greenfield" w:date="2014-11-22T18:16:00Z">
          <w:pPr>
            <w:pStyle w:val="Normal1"/>
            <w:spacing w:line="480" w:lineRule="auto"/>
          </w:pPr>
        </w:pPrChange>
      </w:pPr>
      <w:del w:id="1031" w:author="Jeff Greenfield" w:date="2014-11-22T16:58:00Z">
        <w:r w:rsidRPr="00EC2F9E" w:rsidDel="003A3618">
          <w:rPr>
            <w:rFonts w:ascii="Times New Roman" w:eastAsia="Times New Roman" w:hAnsi="Times New Roman" w:cs="Times New Roman"/>
            <w:b/>
            <w:sz w:val="24"/>
            <w:rPrChange w:id="1032" w:author="Jeff Greenfield" w:date="2014-11-22T18:17:00Z">
              <w:rPr>
                <w:rFonts w:ascii="Times New Roman" w:eastAsia="Times New Roman" w:hAnsi="Times New Roman" w:cs="Times New Roman"/>
                <w:sz w:val="24"/>
              </w:rPr>
            </w:rPrChange>
          </w:rPr>
          <w:tab/>
          <w:delText xml:space="preserve"> A </w:delText>
        </w:r>
        <w:r w:rsidR="00BC218F" w:rsidRPr="00EC2F9E" w:rsidDel="003A3618">
          <w:rPr>
            <w:rFonts w:ascii="Times New Roman" w:eastAsia="Times New Roman" w:hAnsi="Times New Roman" w:cs="Times New Roman"/>
            <w:b/>
            <w:sz w:val="24"/>
            <w:rPrChange w:id="1033" w:author="Jeff Greenfield" w:date="2014-11-22T18:17:00Z">
              <w:rPr>
                <w:rFonts w:ascii="Times New Roman" w:eastAsia="Times New Roman" w:hAnsi="Times New Roman" w:cs="Times New Roman"/>
                <w:sz w:val="24"/>
              </w:rPr>
            </w:rPrChange>
          </w:rPr>
          <w:delText>function that represents range effects</w:delText>
        </w:r>
        <w:r w:rsidRPr="00EC2F9E" w:rsidDel="003A3618">
          <w:rPr>
            <w:rFonts w:ascii="Times New Roman" w:eastAsia="Times New Roman" w:hAnsi="Times New Roman" w:cs="Times New Roman"/>
            <w:b/>
            <w:sz w:val="24"/>
            <w:rPrChange w:id="1034" w:author="Jeff Greenfield" w:date="2014-11-22T18:17:00Z">
              <w:rPr>
                <w:rFonts w:ascii="Times New Roman" w:eastAsia="Times New Roman" w:hAnsi="Times New Roman" w:cs="Times New Roman"/>
                <w:sz w:val="24"/>
              </w:rPr>
            </w:rPrChange>
          </w:rPr>
          <w:delText xml:space="preserve"> would relate difficulty to score, with difficulty on the x-axis and score on the y-axis.  This function would have a steep decline only on a small domain of x-values.  For x-values less than this sensitive range, the function would be flat and have y-values close to the maximum score, corresponding to a ceiling effect.  For x-values greater than this sensitive range, the function would be flat and have y-values close to the minimum score, corresponding to a floor effect.  A class of smooth </w:delText>
        </w:r>
        <w:r w:rsidR="00BC218F" w:rsidRPr="00EC2F9E" w:rsidDel="003A3618">
          <w:rPr>
            <w:rFonts w:ascii="Times New Roman" w:eastAsia="Times New Roman" w:hAnsi="Times New Roman" w:cs="Times New Roman"/>
            <w:b/>
            <w:sz w:val="24"/>
            <w:rPrChange w:id="1035" w:author="Jeff Greenfield" w:date="2014-11-22T18:17:00Z">
              <w:rPr>
                <w:rFonts w:ascii="Times New Roman" w:eastAsia="Times New Roman" w:hAnsi="Times New Roman" w:cs="Times New Roman"/>
                <w:sz w:val="24"/>
              </w:rPr>
            </w:rPrChange>
          </w:rPr>
          <w:delText>functions that fit this definition</w:delText>
        </w:r>
        <w:r w:rsidRPr="00EC2F9E" w:rsidDel="003A3618">
          <w:rPr>
            <w:rFonts w:ascii="Times New Roman" w:eastAsia="Times New Roman" w:hAnsi="Times New Roman" w:cs="Times New Roman"/>
            <w:b/>
            <w:sz w:val="24"/>
            <w:rPrChange w:id="1036" w:author="Jeff Greenfield" w:date="2014-11-22T18:17:00Z">
              <w:rPr>
                <w:rFonts w:ascii="Times New Roman" w:eastAsia="Times New Roman" w:hAnsi="Times New Roman" w:cs="Times New Roman"/>
                <w:sz w:val="24"/>
              </w:rPr>
            </w:rPrChange>
          </w:rPr>
          <w:delText xml:space="preserve"> </w:delText>
        </w:r>
        <w:r w:rsidR="00BC218F" w:rsidRPr="00EC2F9E" w:rsidDel="003A3618">
          <w:rPr>
            <w:rFonts w:ascii="Times New Roman" w:eastAsia="Times New Roman" w:hAnsi="Times New Roman" w:cs="Times New Roman"/>
            <w:b/>
            <w:sz w:val="24"/>
            <w:rPrChange w:id="1037" w:author="Jeff Greenfield" w:date="2014-11-22T18:17:00Z">
              <w:rPr>
                <w:rFonts w:ascii="Times New Roman" w:eastAsia="Times New Roman" w:hAnsi="Times New Roman" w:cs="Times New Roman"/>
                <w:sz w:val="24"/>
              </w:rPr>
            </w:rPrChange>
          </w:rPr>
          <w:delText>is</w:delText>
        </w:r>
        <w:r w:rsidRPr="00EC2F9E" w:rsidDel="003A3618">
          <w:rPr>
            <w:rFonts w:ascii="Times New Roman" w:eastAsia="Times New Roman" w:hAnsi="Times New Roman" w:cs="Times New Roman"/>
            <w:b/>
            <w:sz w:val="24"/>
            <w:rPrChange w:id="1038" w:author="Jeff Greenfield" w:date="2014-11-22T18:17:00Z">
              <w:rPr>
                <w:rFonts w:ascii="Times New Roman" w:eastAsia="Times New Roman" w:hAnsi="Times New Roman" w:cs="Times New Roman"/>
                <w:sz w:val="24"/>
              </w:rPr>
            </w:rPrChange>
          </w:rPr>
          <w:delText xml:space="preserve"> referred to as </w:delText>
        </w:r>
        <w:r w:rsidR="00BC218F" w:rsidRPr="00EC2F9E" w:rsidDel="003A3618">
          <w:rPr>
            <w:rFonts w:ascii="Times New Roman" w:eastAsia="Times New Roman" w:hAnsi="Times New Roman" w:cs="Times New Roman"/>
            <w:b/>
            <w:sz w:val="24"/>
            <w:rPrChange w:id="1039" w:author="Jeff Greenfield" w:date="2014-11-22T18:17:00Z">
              <w:rPr>
                <w:rFonts w:ascii="Times New Roman" w:eastAsia="Times New Roman" w:hAnsi="Times New Roman" w:cs="Times New Roman"/>
                <w:sz w:val="24"/>
              </w:rPr>
            </w:rPrChange>
          </w:rPr>
          <w:delText>“</w:delText>
        </w:r>
        <w:r w:rsidRPr="00EC2F9E" w:rsidDel="003A3618">
          <w:rPr>
            <w:rFonts w:ascii="Times New Roman" w:eastAsia="Times New Roman" w:hAnsi="Times New Roman" w:cs="Times New Roman"/>
            <w:b/>
            <w:sz w:val="24"/>
            <w:rPrChange w:id="1040" w:author="Jeff Greenfield" w:date="2014-11-22T18:17:00Z">
              <w:rPr>
                <w:rFonts w:ascii="Times New Roman" w:eastAsia="Times New Roman" w:hAnsi="Times New Roman" w:cs="Times New Roman"/>
                <w:sz w:val="24"/>
              </w:rPr>
            </w:rPrChange>
          </w:rPr>
          <w:delText>sigmoid</w:delText>
        </w:r>
        <w:r w:rsidR="00BC218F" w:rsidRPr="00EC2F9E" w:rsidDel="003A3618">
          <w:rPr>
            <w:rFonts w:ascii="Times New Roman" w:eastAsia="Times New Roman" w:hAnsi="Times New Roman" w:cs="Times New Roman"/>
            <w:b/>
            <w:sz w:val="24"/>
            <w:rPrChange w:id="1041" w:author="Jeff Greenfield" w:date="2014-11-22T18:17:00Z">
              <w:rPr>
                <w:rFonts w:ascii="Times New Roman" w:eastAsia="Times New Roman" w:hAnsi="Times New Roman" w:cs="Times New Roman"/>
                <w:sz w:val="24"/>
              </w:rPr>
            </w:rPrChange>
          </w:rPr>
          <w:delText>”</w:delText>
        </w:r>
        <w:r w:rsidRPr="00EC2F9E" w:rsidDel="003A3618">
          <w:rPr>
            <w:rFonts w:ascii="Times New Roman" w:eastAsia="Times New Roman" w:hAnsi="Times New Roman" w:cs="Times New Roman"/>
            <w:b/>
            <w:sz w:val="24"/>
            <w:rPrChange w:id="1042" w:author="Jeff Greenfield" w:date="2014-11-22T18:17:00Z">
              <w:rPr>
                <w:rFonts w:ascii="Times New Roman" w:eastAsia="Times New Roman" w:hAnsi="Times New Roman" w:cs="Times New Roman"/>
                <w:sz w:val="24"/>
              </w:rPr>
            </w:rPrChange>
          </w:rPr>
          <w:delText>.  Such a sigmoid function might look like the one found in Figure 7, which is from the class of sigmoid functions known as logistic functions.</w:delText>
        </w:r>
      </w:del>
    </w:p>
    <w:p w:rsidR="00BB3C97" w:rsidRPr="00EC2F9E" w:rsidDel="003A3618" w:rsidRDefault="003F373E" w:rsidP="00EC2F9E">
      <w:pPr>
        <w:pStyle w:val="Normal1"/>
        <w:spacing w:line="480" w:lineRule="auto"/>
        <w:ind w:firstLine="720"/>
        <w:rPr>
          <w:del w:id="1043" w:author="Jeff Greenfield" w:date="2014-11-22T16:58:00Z"/>
          <w:rFonts w:ascii="Times New Roman" w:eastAsia="Times New Roman" w:hAnsi="Times New Roman" w:cs="Times New Roman"/>
          <w:b/>
          <w:sz w:val="24"/>
          <w:rPrChange w:id="1044" w:author="Jeff Greenfield" w:date="2014-11-22T18:17:00Z">
            <w:rPr>
              <w:del w:id="1045" w:author="Jeff Greenfield" w:date="2014-11-22T16:58:00Z"/>
              <w:rFonts w:ascii="Times New Roman" w:hAnsi="Times New Roman"/>
              <w:sz w:val="24"/>
            </w:rPr>
          </w:rPrChange>
        </w:rPr>
        <w:pPrChange w:id="1046" w:author="Jeff Greenfield" w:date="2014-11-22T18:16:00Z">
          <w:pPr>
            <w:pStyle w:val="Normal1"/>
            <w:spacing w:line="480" w:lineRule="auto"/>
          </w:pPr>
        </w:pPrChange>
      </w:pPr>
      <w:del w:id="1047" w:author="Jeff Greenfield" w:date="2014-11-22T16:58:00Z">
        <w:r w:rsidRPr="00EC2F9E" w:rsidDel="003A3618">
          <w:rPr>
            <w:rFonts w:ascii="Times New Roman" w:eastAsia="Times New Roman" w:hAnsi="Times New Roman" w:cs="Times New Roman"/>
            <w:b/>
            <w:sz w:val="24"/>
            <w:rPrChange w:id="1048" w:author="Jeff Greenfield" w:date="2014-11-22T18:17:00Z">
              <w:rPr>
                <w:rFonts w:ascii="Times New Roman" w:eastAsia="Times New Roman" w:hAnsi="Times New Roman" w:cs="Times New Roman"/>
                <w:sz w:val="24"/>
              </w:rPr>
            </w:rPrChange>
          </w:rPr>
          <w:tab/>
          <w:delText xml:space="preserve">For these two functions described above, both have difficulty as the x-axis.  For a given difficulty, the first function associates a measure of enjoyment, and the second a score.  For each difficulty it is therefore possible to relate the score to the level of enjoyment, thus creating a composite function with score and enjoyment on the x- and y-axes, respectively.  The resulting function might look like the one found in Figure 8.  The exact shape of the function is not important.  Variations in the type of sigmoid or monomodal function yield compositions with similar properties, namely a restricted domain and a single peak.  </w:delText>
        </w:r>
        <w:commentRangeEnd w:id="1025"/>
        <w:r w:rsidR="00AD2ECB" w:rsidRPr="00EC2F9E" w:rsidDel="003A3618">
          <w:rPr>
            <w:rFonts w:ascii="Times New Roman" w:eastAsia="Times New Roman" w:hAnsi="Times New Roman" w:cs="Times New Roman"/>
            <w:b/>
            <w:sz w:val="24"/>
            <w:rPrChange w:id="1049" w:author="Jeff Greenfield" w:date="2014-11-22T18:17:00Z">
              <w:rPr>
                <w:rStyle w:val="CommentReference"/>
              </w:rPr>
            </w:rPrChange>
          </w:rPr>
          <w:commentReference w:id="1025"/>
        </w:r>
        <w:r w:rsidRPr="00EC2F9E" w:rsidDel="003A3618">
          <w:rPr>
            <w:rFonts w:ascii="Times New Roman" w:eastAsia="Times New Roman" w:hAnsi="Times New Roman" w:cs="Times New Roman"/>
            <w:b/>
            <w:sz w:val="24"/>
            <w:rPrChange w:id="1050" w:author="Jeff Greenfield" w:date="2014-11-22T18:17:00Z">
              <w:rPr>
                <w:rFonts w:ascii="Times New Roman" w:eastAsia="Times New Roman" w:hAnsi="Times New Roman" w:cs="Times New Roman"/>
                <w:sz w:val="24"/>
              </w:rPr>
            </w:rPrChange>
          </w:rPr>
          <w:delText xml:space="preserve">Based on the above assumptions, peak enjoyment happens at an expected score somewhere below the maximum, and that having an expected score at the minimum or maximum is a thoroughly unpleasant experience.  </w:delText>
        </w:r>
        <w:commentRangeStart w:id="1051"/>
        <w:r w:rsidRPr="00EC2F9E" w:rsidDel="003A3618">
          <w:rPr>
            <w:rFonts w:ascii="Times New Roman" w:eastAsia="Times New Roman" w:hAnsi="Times New Roman" w:cs="Times New Roman"/>
            <w:b/>
            <w:sz w:val="24"/>
            <w:rPrChange w:id="1052" w:author="Jeff Greenfield" w:date="2014-11-22T18:17:00Z">
              <w:rPr>
                <w:rFonts w:ascii="Times New Roman" w:eastAsia="Times New Roman" w:hAnsi="Times New Roman" w:cs="Times New Roman"/>
                <w:sz w:val="24"/>
              </w:rPr>
            </w:rPrChange>
          </w:rPr>
          <w:delText xml:space="preserve">Please see Appendix H for a more rigorous argument.  </w:delText>
        </w:r>
        <w:commentRangeEnd w:id="1051"/>
        <w:r w:rsidR="001B5DF8" w:rsidRPr="00EC2F9E" w:rsidDel="003A3618">
          <w:rPr>
            <w:rFonts w:ascii="Times New Roman" w:eastAsia="Times New Roman" w:hAnsi="Times New Roman" w:cs="Times New Roman"/>
            <w:b/>
            <w:sz w:val="24"/>
            <w:rPrChange w:id="1053" w:author="Jeff Greenfield" w:date="2014-11-22T18:17:00Z">
              <w:rPr>
                <w:rStyle w:val="CommentReference"/>
              </w:rPr>
            </w:rPrChange>
          </w:rPr>
          <w:commentReference w:id="1051"/>
        </w:r>
      </w:del>
    </w:p>
    <w:p w:rsidR="00BB3C97" w:rsidRPr="00EC2F9E" w:rsidDel="0050710C" w:rsidRDefault="003F373E" w:rsidP="00EC2F9E">
      <w:pPr>
        <w:pStyle w:val="Normal1"/>
        <w:spacing w:line="480" w:lineRule="auto"/>
        <w:ind w:firstLine="720"/>
        <w:rPr>
          <w:del w:id="1054" w:author="Jeff Greenfield" w:date="2014-11-22T15:11:00Z"/>
          <w:rFonts w:ascii="Times New Roman" w:eastAsia="Times New Roman" w:hAnsi="Times New Roman" w:cs="Times New Roman"/>
          <w:b/>
          <w:sz w:val="24"/>
          <w:rPrChange w:id="1055" w:author="Jeff Greenfield" w:date="2014-11-22T18:17:00Z">
            <w:rPr>
              <w:del w:id="1056" w:author="Jeff Greenfield" w:date="2014-11-22T15:11:00Z"/>
              <w:rFonts w:ascii="Times New Roman" w:hAnsi="Times New Roman"/>
              <w:sz w:val="24"/>
            </w:rPr>
          </w:rPrChange>
        </w:rPr>
        <w:pPrChange w:id="1057" w:author="Jeff Greenfield" w:date="2014-11-22T18:16:00Z">
          <w:pPr>
            <w:pStyle w:val="Normal1"/>
            <w:spacing w:line="480" w:lineRule="auto"/>
          </w:pPr>
        </w:pPrChange>
      </w:pPr>
      <w:proofErr w:type="gramStart"/>
      <w:r w:rsidRPr="00EC2F9E">
        <w:rPr>
          <w:rFonts w:ascii="Times New Roman" w:eastAsia="Times New Roman" w:hAnsi="Times New Roman" w:cs="Times New Roman"/>
          <w:b/>
          <w:sz w:val="24"/>
          <w:rPrChange w:id="1058" w:author="Jeff Greenfield" w:date="2014-11-22T18:17:00Z">
            <w:rPr>
              <w:rFonts w:ascii="Times New Roman" w:eastAsia="Times New Roman" w:hAnsi="Times New Roman" w:cs="Times New Roman"/>
              <w:b/>
              <w:sz w:val="24"/>
            </w:rPr>
          </w:rPrChange>
        </w:rPr>
        <w:t>Schmidhuber’s formal theory of fun</w:t>
      </w:r>
      <w:ins w:id="1059" w:author="Jeff Greenfield" w:date="2014-11-22T18:16:00Z">
        <w:r w:rsidR="00EC2F9E" w:rsidRPr="00EC2F9E">
          <w:rPr>
            <w:rFonts w:ascii="Times New Roman" w:eastAsia="Times New Roman" w:hAnsi="Times New Roman" w:cs="Times New Roman"/>
            <w:b/>
            <w:sz w:val="24"/>
            <w:rPrChange w:id="1060" w:author="Jeff Greenfield" w:date="2014-11-22T18:17:00Z">
              <w:rPr>
                <w:rFonts w:ascii="Times New Roman" w:eastAsia="Times New Roman" w:hAnsi="Times New Roman" w:cs="Times New Roman"/>
                <w:b/>
                <w:sz w:val="24"/>
              </w:rPr>
            </w:rPrChange>
          </w:rPr>
          <w:t>.</w:t>
        </w:r>
      </w:ins>
      <w:proofErr w:type="gramEnd"/>
    </w:p>
    <w:p w:rsidR="00BB3C97" w:rsidRPr="00EC2F9E" w:rsidDel="00EC2F9E" w:rsidRDefault="00EC2F9E" w:rsidP="00EC2F9E">
      <w:pPr>
        <w:pStyle w:val="Normal1"/>
        <w:spacing w:line="480" w:lineRule="auto"/>
        <w:ind w:firstLine="720"/>
        <w:rPr>
          <w:del w:id="1061" w:author="Jeff Greenfield" w:date="2014-11-22T18:16:00Z"/>
          <w:rFonts w:ascii="Times New Roman" w:eastAsia="Times New Roman" w:hAnsi="Times New Roman" w:cs="Times New Roman"/>
          <w:sz w:val="24"/>
          <w:rPrChange w:id="1062" w:author="Jeff Greenfield" w:date="2014-11-22T18:17:00Z">
            <w:rPr>
              <w:del w:id="1063" w:author="Jeff Greenfield" w:date="2014-11-22T18:16:00Z"/>
              <w:rFonts w:ascii="Times New Roman" w:hAnsi="Times New Roman"/>
              <w:sz w:val="24"/>
            </w:rPr>
          </w:rPrChange>
        </w:rPr>
        <w:pPrChange w:id="1064" w:author="Jeff Greenfield" w:date="2014-11-22T18:16:00Z">
          <w:pPr>
            <w:pStyle w:val="Normal1"/>
            <w:spacing w:line="480" w:lineRule="auto"/>
          </w:pPr>
        </w:pPrChange>
      </w:pPr>
      <w:ins w:id="1065" w:author="Jeff Greenfield" w:date="2014-11-22T18:16:00Z">
        <w:r w:rsidRPr="00EC2F9E">
          <w:rPr>
            <w:rFonts w:ascii="Times New Roman" w:eastAsia="Times New Roman" w:hAnsi="Times New Roman" w:cs="Times New Roman"/>
            <w:sz w:val="24"/>
            <w:rPrChange w:id="1066" w:author="Jeff Greenfield" w:date="2014-11-22T18:17:00Z">
              <w:rPr>
                <w:rFonts w:ascii="Times New Roman" w:eastAsia="Times New Roman" w:hAnsi="Times New Roman" w:cs="Times New Roman"/>
                <w:b/>
                <w:sz w:val="24"/>
              </w:rPr>
            </w:rPrChange>
          </w:rPr>
          <w:t xml:space="preserve">  </w:t>
        </w:r>
      </w:ins>
      <w:del w:id="1067" w:author="Jeff Greenfield" w:date="2014-11-22T18:16:00Z">
        <w:r w:rsidR="003F373E" w:rsidRPr="00EC2F9E" w:rsidDel="00EC2F9E">
          <w:rPr>
            <w:rFonts w:ascii="Times New Roman" w:eastAsia="Times New Roman" w:hAnsi="Times New Roman" w:cs="Times New Roman"/>
            <w:sz w:val="24"/>
            <w:rPrChange w:id="1068" w:author="Jeff Greenfield" w:date="2014-11-22T18:17:00Z">
              <w:rPr>
                <w:rFonts w:ascii="Times New Roman" w:eastAsia="Times New Roman" w:hAnsi="Times New Roman" w:cs="Times New Roman"/>
                <w:b/>
                <w:sz w:val="24"/>
              </w:rPr>
            </w:rPrChange>
          </w:rPr>
          <w:tab/>
        </w:r>
      </w:del>
      <w:commentRangeStart w:id="1069"/>
      <w:del w:id="1070" w:author="Unknown">
        <w:r w:rsidR="003F373E" w:rsidRPr="004B143D" w:rsidDel="0069704A">
          <w:rPr>
            <w:rFonts w:ascii="Times New Roman" w:eastAsia="Times New Roman" w:hAnsi="Times New Roman" w:cs="Times New Roman"/>
            <w:sz w:val="24"/>
          </w:rPr>
          <w:delText>In</w:delText>
        </w:r>
      </w:del>
      <w:commentRangeEnd w:id="1069"/>
      <w:r w:rsidR="0069704A" w:rsidRPr="00EC2F9E">
        <w:rPr>
          <w:rFonts w:ascii="Times New Roman" w:eastAsia="Times New Roman" w:hAnsi="Times New Roman" w:cs="Times New Roman"/>
          <w:sz w:val="24"/>
          <w:rPrChange w:id="1071" w:author="Jeff Greenfield" w:date="2014-11-22T18:17:00Z">
            <w:rPr>
              <w:rStyle w:val="CommentReference"/>
            </w:rPr>
          </w:rPrChange>
        </w:rPr>
        <w:commentReference w:id="1069"/>
      </w:r>
      <w:del w:id="1072" w:author="Unknown">
        <w:r w:rsidR="003F373E" w:rsidRPr="004B143D" w:rsidDel="0069704A">
          <w:rPr>
            <w:rFonts w:ascii="Times New Roman" w:eastAsia="Times New Roman" w:hAnsi="Times New Roman" w:cs="Times New Roman"/>
            <w:sz w:val="24"/>
          </w:rPr>
          <w:delText xml:space="preserve"> the field of artificial intelligence, one of the main goals is to </w:delText>
        </w:r>
        <w:r w:rsidR="003F373E" w:rsidRPr="004B143D" w:rsidDel="001B5DF8">
          <w:rPr>
            <w:rFonts w:ascii="Times New Roman" w:eastAsia="Times New Roman" w:hAnsi="Times New Roman" w:cs="Times New Roman"/>
            <w:sz w:val="24"/>
          </w:rPr>
          <w:delText>get</w:delText>
        </w:r>
        <w:r w:rsidR="003F373E" w:rsidRPr="004B143D" w:rsidDel="0069704A">
          <w:rPr>
            <w:rFonts w:ascii="Times New Roman" w:eastAsia="Times New Roman" w:hAnsi="Times New Roman" w:cs="Times New Roman"/>
            <w:sz w:val="24"/>
          </w:rPr>
          <w:delText xml:space="preserve"> robots to interact with and learn from the environment the way humans do.  Alan Turing, the father of modern computing, discussed the importance of simulated learning as far back as the mid-20th century (Turing, 1950).  In order to </w:delText>
        </w:r>
        <w:r w:rsidR="003F373E" w:rsidRPr="004B143D" w:rsidDel="001B5DF8">
          <w:rPr>
            <w:rFonts w:ascii="Times New Roman" w:eastAsia="Times New Roman" w:hAnsi="Times New Roman" w:cs="Times New Roman"/>
            <w:sz w:val="24"/>
          </w:rPr>
          <w:delText>get</w:delText>
        </w:r>
        <w:r w:rsidR="003F373E" w:rsidRPr="004B143D" w:rsidDel="0069704A">
          <w:rPr>
            <w:rFonts w:ascii="Times New Roman" w:eastAsia="Times New Roman" w:hAnsi="Times New Roman" w:cs="Times New Roman"/>
            <w:sz w:val="24"/>
          </w:rPr>
          <w:delText xml:space="preserve"> artificial agents to learn the way humans do, </w:delText>
        </w:r>
        <w:r w:rsidR="003F373E" w:rsidRPr="004B143D" w:rsidDel="001B5DF8">
          <w:rPr>
            <w:rFonts w:ascii="Times New Roman" w:eastAsia="Times New Roman" w:hAnsi="Times New Roman" w:cs="Times New Roman"/>
            <w:sz w:val="24"/>
          </w:rPr>
          <w:delText>it</w:delText>
        </w:r>
        <w:r w:rsidR="003F373E" w:rsidRPr="004B143D" w:rsidDel="0069704A">
          <w:rPr>
            <w:rFonts w:ascii="Times New Roman" w:eastAsia="Times New Roman" w:hAnsi="Times New Roman" w:cs="Times New Roman"/>
            <w:sz w:val="24"/>
          </w:rPr>
          <w:delText xml:space="preserve"> would be </w:delText>
        </w:r>
        <w:r w:rsidR="003F373E" w:rsidRPr="004B143D" w:rsidDel="001B5DF8">
          <w:rPr>
            <w:rFonts w:ascii="Times New Roman" w:eastAsia="Times New Roman" w:hAnsi="Times New Roman" w:cs="Times New Roman"/>
            <w:sz w:val="24"/>
          </w:rPr>
          <w:delText>necessary</w:delText>
        </w:r>
        <w:r w:rsidR="003F373E" w:rsidRPr="004B143D" w:rsidDel="0069704A">
          <w:rPr>
            <w:rFonts w:ascii="Times New Roman" w:eastAsia="Times New Roman" w:hAnsi="Times New Roman" w:cs="Times New Roman"/>
            <w:sz w:val="24"/>
          </w:rPr>
          <w:delText xml:space="preserve"> to </w:delText>
        </w:r>
        <w:r w:rsidR="003F373E" w:rsidRPr="004B143D" w:rsidDel="001B5DF8">
          <w:rPr>
            <w:rFonts w:ascii="Times New Roman" w:eastAsia="Times New Roman" w:hAnsi="Times New Roman" w:cs="Times New Roman"/>
            <w:sz w:val="24"/>
          </w:rPr>
          <w:delText>first</w:delText>
        </w:r>
        <w:r w:rsidR="003F373E" w:rsidRPr="004B143D" w:rsidDel="0069704A">
          <w:rPr>
            <w:rFonts w:ascii="Times New Roman" w:eastAsia="Times New Roman" w:hAnsi="Times New Roman" w:cs="Times New Roman"/>
            <w:sz w:val="24"/>
          </w:rPr>
          <w:delText xml:space="preserve"> understand what motivates humans to learn, and to then implement some form of this motivation in a manner a computer could understand. </w:delText>
        </w:r>
      </w:del>
      <w:del w:id="1073" w:author="Jeff Greenfield" w:date="2014-11-22T15:11:00Z">
        <w:r w:rsidR="003F373E" w:rsidRPr="004B143D" w:rsidDel="0050710C">
          <w:rPr>
            <w:rFonts w:ascii="Times New Roman" w:eastAsia="Times New Roman" w:hAnsi="Times New Roman" w:cs="Times New Roman"/>
            <w:sz w:val="24"/>
          </w:rPr>
          <w:delText xml:space="preserve"> </w:delText>
        </w:r>
      </w:del>
    </w:p>
    <w:p w:rsidR="00BB3C97" w:rsidRPr="004B143D" w:rsidRDefault="003F373E" w:rsidP="00EC2F9E">
      <w:pPr>
        <w:pStyle w:val="Normal1"/>
        <w:spacing w:line="480" w:lineRule="auto"/>
        <w:ind w:firstLine="720"/>
        <w:rPr>
          <w:rFonts w:ascii="Times New Roman" w:hAnsi="Times New Roman"/>
          <w:sz w:val="24"/>
        </w:rPr>
        <w:pPrChange w:id="1074" w:author="Jeff Greenfield" w:date="2014-11-22T18:16:00Z">
          <w:pPr>
            <w:pStyle w:val="Normal1"/>
            <w:spacing w:line="480" w:lineRule="auto"/>
          </w:pPr>
        </w:pPrChange>
      </w:pPr>
      <w:del w:id="1075" w:author="Jeff Greenfield" w:date="2014-11-22T18:16:00Z">
        <w:r w:rsidRPr="004B143D" w:rsidDel="00EC2F9E">
          <w:rPr>
            <w:rFonts w:ascii="Times New Roman" w:eastAsia="Times New Roman" w:hAnsi="Times New Roman" w:cs="Times New Roman"/>
            <w:sz w:val="24"/>
          </w:rPr>
          <w:tab/>
        </w:r>
      </w:del>
      <w:commentRangeStart w:id="1076"/>
      <w:r w:rsidRPr="004B143D">
        <w:rPr>
          <w:rFonts w:ascii="Times New Roman" w:eastAsia="Times New Roman" w:hAnsi="Times New Roman" w:cs="Times New Roman"/>
          <w:sz w:val="24"/>
        </w:rPr>
        <w:t xml:space="preserve">Schmidhuber (2010) </w:t>
      </w:r>
      <w:ins w:id="1077" w:author="Unknown" w:date="2014-11-09T00:43:00Z">
        <w:r w:rsidR="0069704A">
          <w:rPr>
            <w:rFonts w:ascii="Times New Roman" w:eastAsia="Times New Roman" w:hAnsi="Times New Roman" w:cs="Times New Roman"/>
            <w:sz w:val="24"/>
          </w:rPr>
          <w:t xml:space="preserve">proposed </w:t>
        </w:r>
      </w:ins>
      <w:ins w:id="1078" w:author="Unknown" w:date="2014-11-09T00:44:00Z">
        <w:r w:rsidR="0069704A">
          <w:rPr>
            <w:rFonts w:ascii="Times New Roman" w:eastAsia="Times New Roman" w:hAnsi="Times New Roman" w:cs="Times New Roman"/>
            <w:sz w:val="24"/>
          </w:rPr>
          <w:t xml:space="preserve">a model by which an understanding of the underpinnings of motivation may contribute to a </w:t>
        </w:r>
      </w:ins>
      <w:ins w:id="1079" w:author="Unknown" w:date="2014-11-09T00:45:00Z">
        <w:r w:rsidR="0069704A">
          <w:rPr>
            <w:rFonts w:ascii="Times New Roman" w:eastAsia="Times New Roman" w:hAnsi="Times New Roman" w:cs="Times New Roman"/>
            <w:sz w:val="24"/>
          </w:rPr>
          <w:t xml:space="preserve">theory of learning. </w:t>
        </w:r>
        <w:commentRangeEnd w:id="1076"/>
        <w:r w:rsidR="0069704A">
          <w:rPr>
            <w:rStyle w:val="CommentReference"/>
          </w:rPr>
          <w:commentReference w:id="1076"/>
        </w:r>
      </w:ins>
      <w:del w:id="1080" w:author="Unknown">
        <w:r w:rsidRPr="004B143D" w:rsidDel="0069704A">
          <w:rPr>
            <w:rFonts w:ascii="Times New Roman" w:eastAsia="Times New Roman" w:hAnsi="Times New Roman" w:cs="Times New Roman"/>
            <w:sz w:val="24"/>
          </w:rPr>
          <w:delText>discusses such a way</w:delText>
        </w:r>
      </w:del>
      <w:r w:rsidRPr="004B143D">
        <w:rPr>
          <w:rFonts w:ascii="Times New Roman" w:eastAsia="Times New Roman" w:hAnsi="Times New Roman" w:cs="Times New Roman"/>
          <w:sz w:val="24"/>
        </w:rPr>
        <w:t xml:space="preserve">. </w:t>
      </w:r>
      <w:commentRangeStart w:id="1081"/>
      <w:r w:rsidRPr="004B143D">
        <w:rPr>
          <w:rFonts w:ascii="Times New Roman" w:eastAsia="Times New Roman" w:hAnsi="Times New Roman" w:cs="Times New Roman"/>
          <w:sz w:val="24"/>
        </w:rPr>
        <w:t xml:space="preserve"> If an agent (human or artificial) has an internal model of the world, it requires a certain amount of memory to hold all of the information pertaining to that model.  Once in a while a discovery might take </w:t>
      </w:r>
      <w:r w:rsidR="00BC218F" w:rsidRPr="004B143D">
        <w:rPr>
          <w:rFonts w:ascii="Times New Roman" w:eastAsia="Times New Roman" w:hAnsi="Times New Roman" w:cs="Times New Roman"/>
          <w:sz w:val="24"/>
        </w:rPr>
        <w:t>place that</w:t>
      </w:r>
      <w:r w:rsidRPr="004B143D">
        <w:rPr>
          <w:rFonts w:ascii="Times New Roman" w:eastAsia="Times New Roman" w:hAnsi="Times New Roman" w:cs="Times New Roman"/>
          <w:sz w:val="24"/>
        </w:rPr>
        <w:t xml:space="preserve"> would illuminate a redundancy in the data.  This illuminating discovery would allow the agent to recode the information for the world model into a smaller footprint.  For instance, Newton’s discovery of the law of gravity gave a common explanation for apples falling from trees and planets orbiting the sun</w:t>
      </w:r>
      <w:commentRangeEnd w:id="1081"/>
      <w:r w:rsidR="0069704A">
        <w:rPr>
          <w:rStyle w:val="CommentReference"/>
        </w:rPr>
        <w:commentReference w:id="1081"/>
      </w:r>
      <w:ins w:id="1082" w:author="Jeff Greenfield" w:date="2014-11-22T18:35:00Z">
        <w:r w:rsidR="0029436F">
          <w:rPr>
            <w:rFonts w:ascii="Times New Roman" w:eastAsia="Times New Roman" w:hAnsi="Times New Roman" w:cs="Times New Roman"/>
            <w:sz w:val="24"/>
          </w:rPr>
          <w:t xml:space="preserve"> (Schmidhuber, 2009)</w:t>
        </w:r>
      </w:ins>
      <w:r w:rsidRPr="004B143D">
        <w:rPr>
          <w:rFonts w:ascii="Times New Roman" w:eastAsia="Times New Roman" w:hAnsi="Times New Roman" w:cs="Times New Roman"/>
          <w:sz w:val="24"/>
        </w:rPr>
        <w:t xml:space="preserve">.   </w:t>
      </w:r>
    </w:p>
    <w:p w:rsidR="00BB3C97" w:rsidRDefault="003F373E">
      <w:pPr>
        <w:pStyle w:val="Normal1"/>
        <w:spacing w:line="480" w:lineRule="auto"/>
        <w:ind w:firstLine="720"/>
        <w:rPr>
          <w:ins w:id="1083" w:author="Jeff Greenfield" w:date="2014-11-22T18:49:00Z"/>
          <w:rFonts w:ascii="Times New Roman" w:eastAsia="Times New Roman" w:hAnsi="Times New Roman" w:cs="Times New Roman"/>
          <w:sz w:val="24"/>
        </w:rPr>
      </w:pPr>
      <w:r w:rsidRPr="004B143D">
        <w:rPr>
          <w:rFonts w:ascii="Times New Roman" w:eastAsia="Times New Roman" w:hAnsi="Times New Roman" w:cs="Times New Roman"/>
          <w:sz w:val="24"/>
        </w:rPr>
        <w:t xml:space="preserve">Schmidhuber defines beauty as the compressibility of a data set </w:t>
      </w:r>
      <w:commentRangeStart w:id="1084"/>
      <w:r w:rsidRPr="004B143D">
        <w:rPr>
          <w:rFonts w:ascii="Times New Roman" w:eastAsia="Times New Roman" w:hAnsi="Times New Roman" w:cs="Times New Roman"/>
          <w:sz w:val="24"/>
        </w:rPr>
        <w:t xml:space="preserve">(Schmidhuber, 2007).  </w:t>
      </w:r>
      <w:commentRangeEnd w:id="1084"/>
      <w:r w:rsidR="00AD2ECB">
        <w:rPr>
          <w:rStyle w:val="CommentReference"/>
        </w:rPr>
        <w:commentReference w:id="1084"/>
      </w:r>
      <w:r w:rsidRPr="004B143D">
        <w:rPr>
          <w:rFonts w:ascii="Times New Roman" w:eastAsia="Times New Roman" w:hAnsi="Times New Roman" w:cs="Times New Roman"/>
          <w:sz w:val="24"/>
        </w:rPr>
        <w:t xml:space="preserve">He claims that the beauty we see in a face, a poem, a sunset or a theory all stem from the same property - something about the observation allows us to store a large amount of information with a small amount of memory.  </w:t>
      </w:r>
      <w:del w:id="1085" w:author="Jeff Greenfield" w:date="2014-11-22T18:49:00Z">
        <w:r w:rsidRPr="004B143D" w:rsidDel="004F2474">
          <w:rPr>
            <w:rFonts w:ascii="Times New Roman" w:eastAsia="Times New Roman" w:hAnsi="Times New Roman" w:cs="Times New Roman"/>
            <w:sz w:val="24"/>
          </w:rPr>
          <w:delText xml:space="preserve">Schmidhuber goes on to define interestingness, novelty, surprise, or fun as the change with respect to time of the required memory footprint for storing information about an object or idea.  </w:delText>
        </w:r>
        <w:commentRangeStart w:id="1086"/>
        <w:r w:rsidRPr="004B143D" w:rsidDel="004F2474">
          <w:rPr>
            <w:rFonts w:ascii="Times New Roman" w:eastAsia="Times New Roman" w:hAnsi="Times New Roman" w:cs="Times New Roman"/>
            <w:sz w:val="24"/>
          </w:rPr>
          <w:delText xml:space="preserve">In other words, something is fun or interesting if it allows an agent to see beauty in a new place (i.e. to compress data which previously seemed incompressible).  </w:delText>
        </w:r>
      </w:del>
      <w:commentRangeEnd w:id="1086"/>
      <w:ins w:id="1087" w:author="Jeff Greenfield" w:date="2014-11-22T18:42:00Z">
        <w:r w:rsidR="00D52CB2">
          <w:rPr>
            <w:rFonts w:ascii="Times New Roman" w:eastAsia="Times New Roman" w:hAnsi="Times New Roman" w:cs="Times New Roman"/>
            <w:sz w:val="24"/>
          </w:rPr>
          <w:t>Hudson (</w:t>
        </w:r>
      </w:ins>
      <w:ins w:id="1088" w:author="Jeff Greenfield" w:date="2014-11-22T18:43:00Z">
        <w:r w:rsidR="00D52CB2">
          <w:rPr>
            <w:rFonts w:ascii="Times New Roman" w:eastAsia="Times New Roman" w:hAnsi="Times New Roman" w:cs="Times New Roman"/>
            <w:sz w:val="24"/>
          </w:rPr>
          <w:t xml:space="preserve">2011) tested this connection by comparing compression ratios of </w:t>
        </w:r>
      </w:ins>
      <w:r w:rsidR="007618E4">
        <w:rPr>
          <w:rStyle w:val="CommentReference"/>
        </w:rPr>
        <w:commentReference w:id="1086"/>
      </w:r>
      <w:ins w:id="1089" w:author="Jeff Greenfield" w:date="2014-11-22T18:45:00Z">
        <w:r w:rsidR="001E06C6">
          <w:rPr>
            <w:rFonts w:ascii="Times New Roman" w:eastAsia="Times New Roman" w:hAnsi="Times New Roman" w:cs="Times New Roman"/>
            <w:sz w:val="24"/>
          </w:rPr>
          <w:t>pieces</w:t>
        </w:r>
      </w:ins>
      <w:ins w:id="1090" w:author="Jeff Greenfield" w:date="2014-11-22T18:43:00Z">
        <w:r w:rsidR="00D52CB2">
          <w:rPr>
            <w:rFonts w:ascii="Times New Roman" w:eastAsia="Times New Roman" w:hAnsi="Times New Roman" w:cs="Times New Roman"/>
            <w:sz w:val="24"/>
          </w:rPr>
          <w:t xml:space="preserve"> of</w:t>
        </w:r>
      </w:ins>
      <w:ins w:id="1091" w:author="Jeff Greenfield" w:date="2014-11-22T18:44:00Z">
        <w:r w:rsidR="00D52CB2">
          <w:rPr>
            <w:rFonts w:ascii="Times New Roman" w:eastAsia="Times New Roman" w:hAnsi="Times New Roman" w:cs="Times New Roman"/>
            <w:sz w:val="24"/>
          </w:rPr>
          <w:t xml:space="preserve"> music</w:t>
        </w:r>
      </w:ins>
      <w:ins w:id="1092" w:author="Jeff Greenfield" w:date="2014-11-22T18:46:00Z">
        <w:r w:rsidR="001E06C6">
          <w:rPr>
            <w:rFonts w:ascii="Times New Roman" w:eastAsia="Times New Roman" w:hAnsi="Times New Roman" w:cs="Times New Roman"/>
            <w:sz w:val="24"/>
          </w:rPr>
          <w:t xml:space="preserve"> that had been run through various </w:t>
        </w:r>
      </w:ins>
      <w:ins w:id="1093" w:author="Jeff Greenfield" w:date="2014-11-22T18:47:00Z">
        <w:r w:rsidR="001E06C6">
          <w:rPr>
            <w:rFonts w:ascii="Times New Roman" w:eastAsia="Times New Roman" w:hAnsi="Times New Roman" w:cs="Times New Roman"/>
            <w:sz w:val="24"/>
          </w:rPr>
          <w:t xml:space="preserve">lossless </w:t>
        </w:r>
      </w:ins>
      <w:ins w:id="1094" w:author="Jeff Greenfield" w:date="2014-11-22T18:46:00Z">
        <w:r w:rsidR="001E06C6">
          <w:rPr>
            <w:rFonts w:ascii="Times New Roman" w:eastAsia="Times New Roman" w:hAnsi="Times New Roman" w:cs="Times New Roman"/>
            <w:sz w:val="24"/>
          </w:rPr>
          <w:t>compression algorithms</w:t>
        </w:r>
      </w:ins>
      <w:ins w:id="1095" w:author="Jeff Greenfield" w:date="2014-11-22T18:44:00Z">
        <w:r w:rsidR="00D52CB2">
          <w:rPr>
            <w:rFonts w:ascii="Times New Roman" w:eastAsia="Times New Roman" w:hAnsi="Times New Roman" w:cs="Times New Roman"/>
            <w:sz w:val="24"/>
          </w:rPr>
          <w:t>.</w:t>
        </w:r>
        <w:r w:rsidR="001E06C6">
          <w:rPr>
            <w:rFonts w:ascii="Times New Roman" w:eastAsia="Times New Roman" w:hAnsi="Times New Roman" w:cs="Times New Roman"/>
            <w:sz w:val="24"/>
          </w:rPr>
          <w:t xml:space="preserve">  He found that </w:t>
        </w:r>
      </w:ins>
      <w:ins w:id="1096" w:author="Jeff Greenfield" w:date="2014-11-22T18:46:00Z">
        <w:r w:rsidR="001E06C6">
          <w:rPr>
            <w:rFonts w:ascii="Times New Roman" w:eastAsia="Times New Roman" w:hAnsi="Times New Roman" w:cs="Times New Roman"/>
            <w:sz w:val="24"/>
          </w:rPr>
          <w:t xml:space="preserve">those pieces that were of a style </w:t>
        </w:r>
      </w:ins>
      <w:ins w:id="1097" w:author="Jeff Greenfield" w:date="2014-11-22T18:47:00Z">
        <w:r w:rsidR="001E06C6">
          <w:rPr>
            <w:rFonts w:ascii="Times New Roman" w:eastAsia="Times New Roman" w:hAnsi="Times New Roman" w:cs="Times New Roman"/>
            <w:sz w:val="24"/>
          </w:rPr>
          <w:t xml:space="preserve">considered typically “beautiful” (such as choral and orchestral masterpieces) where more highly compressible than </w:t>
        </w:r>
      </w:ins>
      <w:ins w:id="1098" w:author="Jeff Greenfield" w:date="2014-11-22T18:48:00Z">
        <w:r w:rsidR="001E06C6">
          <w:rPr>
            <w:rFonts w:ascii="Times New Roman" w:eastAsia="Times New Roman" w:hAnsi="Times New Roman" w:cs="Times New Roman"/>
            <w:sz w:val="24"/>
          </w:rPr>
          <w:t xml:space="preserve">pop, rock, techno and random noise.  </w:t>
        </w:r>
      </w:ins>
      <w:ins w:id="1099" w:author="Jeff Greenfield" w:date="2014-11-22T18:47:00Z">
        <w:r w:rsidR="001E06C6">
          <w:rPr>
            <w:rFonts w:ascii="Times New Roman" w:eastAsia="Times New Roman" w:hAnsi="Times New Roman" w:cs="Times New Roman"/>
            <w:sz w:val="24"/>
          </w:rPr>
          <w:t xml:space="preserve"> </w:t>
        </w:r>
      </w:ins>
    </w:p>
    <w:p w:rsidR="004F2474" w:rsidRPr="004B143D" w:rsidRDefault="004F2474">
      <w:pPr>
        <w:pStyle w:val="Normal1"/>
        <w:numPr>
          <w:ins w:id="1100" w:author="Jeff Greenfield" w:date="2014-11-22T18:49:00Z"/>
        </w:numPr>
        <w:spacing w:line="480" w:lineRule="auto"/>
        <w:ind w:firstLine="720"/>
        <w:rPr>
          <w:rFonts w:ascii="Times New Roman" w:hAnsi="Times New Roman"/>
          <w:sz w:val="24"/>
        </w:rPr>
      </w:pPr>
      <w:ins w:id="1101" w:author="Jeff Greenfield" w:date="2014-11-22T18:49:00Z">
        <w:r w:rsidRPr="004B143D">
          <w:rPr>
            <w:rFonts w:ascii="Times New Roman" w:eastAsia="Times New Roman" w:hAnsi="Times New Roman" w:cs="Times New Roman"/>
            <w:sz w:val="24"/>
          </w:rPr>
          <w:t xml:space="preserve">Schmidhuber goes on to define interestingness, novelty, surprise, or fun as the change with respect to time of the required memory footprint for storing information about an object or idea.  In other words, something is fun or interesting if it allows an agent to see beauty in a new place (i.e. to compress data which previously seemed incompressible).  </w:t>
        </w:r>
      </w:ins>
      <w:ins w:id="1102" w:author="Jeff Greenfield" w:date="2014-11-22T19:22:00Z">
        <w:r w:rsidR="00CC7285">
          <w:rPr>
            <w:rFonts w:ascii="Times New Roman" w:eastAsia="Times New Roman" w:hAnsi="Times New Roman" w:cs="Times New Roman"/>
            <w:sz w:val="24"/>
          </w:rPr>
          <w:t xml:space="preserve">Well before Schmidhuber developed his theory, </w:t>
        </w:r>
      </w:ins>
      <w:ins w:id="1103" w:author="Jeff Greenfield" w:date="2014-11-22T19:23:00Z">
        <w:r w:rsidR="00CC7285">
          <w:rPr>
            <w:rFonts w:ascii="Times New Roman" w:eastAsia="Times New Roman" w:hAnsi="Times New Roman" w:cs="Times New Roman"/>
            <w:sz w:val="24"/>
          </w:rPr>
          <w:t xml:space="preserve">Davis (1971) ran a study attempting to figure out which theories people found “interesting”.  Davis concluded </w:t>
        </w:r>
      </w:ins>
      <w:ins w:id="1104" w:author="Jeff Greenfield" w:date="2014-11-22T19:27:00Z">
        <w:r w:rsidR="00A257E3">
          <w:rPr>
            <w:rFonts w:ascii="Times New Roman" w:eastAsia="Times New Roman" w:hAnsi="Times New Roman" w:cs="Times New Roman"/>
            <w:sz w:val="24"/>
          </w:rPr>
          <w:t xml:space="preserve">that uninteresting theories confirmed an assumption of the participant, but interesting theories denied an assumption.  Meaning, those ideas which </w:t>
        </w:r>
      </w:ins>
      <w:ins w:id="1105" w:author="Jeff Greenfield" w:date="2014-11-22T19:30:00Z">
        <w:r w:rsidR="00A257E3">
          <w:rPr>
            <w:rFonts w:ascii="Times New Roman" w:eastAsia="Times New Roman" w:hAnsi="Times New Roman" w:cs="Times New Roman"/>
            <w:sz w:val="24"/>
          </w:rPr>
          <w:t>participants</w:t>
        </w:r>
      </w:ins>
      <w:ins w:id="1106" w:author="Jeff Greenfield" w:date="2014-11-22T19:27:00Z">
        <w:r w:rsidR="00A257E3">
          <w:rPr>
            <w:rFonts w:ascii="Times New Roman" w:eastAsia="Times New Roman" w:hAnsi="Times New Roman" w:cs="Times New Roman"/>
            <w:sz w:val="24"/>
          </w:rPr>
          <w:t xml:space="preserve"> found interesting were ones that allowed participants to recode their view</w:t>
        </w:r>
      </w:ins>
      <w:ins w:id="1107" w:author="Jeff Greenfield" w:date="2014-11-22T19:30:00Z">
        <w:r w:rsidR="00A257E3">
          <w:rPr>
            <w:rFonts w:ascii="Times New Roman" w:eastAsia="Times New Roman" w:hAnsi="Times New Roman" w:cs="Times New Roman"/>
            <w:sz w:val="24"/>
          </w:rPr>
          <w:t>s</w:t>
        </w:r>
      </w:ins>
      <w:ins w:id="1108" w:author="Jeff Greenfield" w:date="2014-11-22T19:27:00Z">
        <w:r w:rsidR="00A257E3">
          <w:rPr>
            <w:rFonts w:ascii="Times New Roman" w:eastAsia="Times New Roman" w:hAnsi="Times New Roman" w:cs="Times New Roman"/>
            <w:sz w:val="24"/>
          </w:rPr>
          <w:t xml:space="preserve"> of the world.  </w:t>
        </w:r>
      </w:ins>
    </w:p>
    <w:p w:rsidR="00BB3C97" w:rsidRPr="004B143D" w:rsidDel="00A257E3" w:rsidRDefault="003F373E">
      <w:pPr>
        <w:pStyle w:val="Normal1"/>
        <w:spacing w:line="480" w:lineRule="auto"/>
        <w:ind w:firstLine="720"/>
        <w:rPr>
          <w:del w:id="1109" w:author="Jeff Greenfield" w:date="2014-11-22T19:29:00Z"/>
          <w:rFonts w:ascii="Times New Roman" w:hAnsi="Times New Roman"/>
          <w:sz w:val="24"/>
        </w:rPr>
      </w:pPr>
      <w:r w:rsidRPr="004B143D">
        <w:rPr>
          <w:rFonts w:ascii="Times New Roman" w:eastAsia="Times New Roman" w:hAnsi="Times New Roman" w:cs="Times New Roman"/>
          <w:sz w:val="24"/>
        </w:rPr>
        <w:t xml:space="preserve">Schmidhuber says that in order to find something interesting (i.e. compressible), the observations an agent makes about the world must be neither predictably regular nor random.  Instead, data from such observations must be “...regular in a way that is new with respect to the observer's current knowledge, yet learnable.”  </w:t>
      </w:r>
      <w:commentRangeStart w:id="1110"/>
      <w:r w:rsidRPr="004B143D">
        <w:rPr>
          <w:rFonts w:ascii="Times New Roman" w:eastAsia="Times New Roman" w:hAnsi="Times New Roman" w:cs="Times New Roman"/>
          <w:sz w:val="24"/>
        </w:rPr>
        <w:t>What does this say about an agent’s preferred difficulty level for a novel task?  If fun is proportional to the ability to compress observational data, then in order to increase fun it is necessary to increase the rate at which an agent learns how to incorporate data into a new compression scheme.  Meaning, the measure of fun is the rate at which the agent learns.  If a series of tasks is so easy as to not require an agent to extend its capabilities, then that set of tasks will not be fun for the agent.  Similarly, if the agent has so little knowledge or ability that the outcomes of a task seem random, there will be no compression of data and therefore no fun</w:t>
      </w:r>
      <w:commentRangeEnd w:id="1110"/>
      <w:r w:rsidR="0069704A">
        <w:rPr>
          <w:rStyle w:val="CommentReference"/>
        </w:rPr>
        <w:commentReference w:id="1110"/>
      </w:r>
      <w:r w:rsidRPr="004B143D">
        <w:rPr>
          <w:rFonts w:ascii="Times New Roman" w:eastAsia="Times New Roman" w:hAnsi="Times New Roman" w:cs="Times New Roman"/>
          <w:sz w:val="24"/>
        </w:rPr>
        <w:t xml:space="preserve">.  </w:t>
      </w:r>
      <w:commentRangeStart w:id="1111"/>
      <w:r w:rsidRPr="004B143D">
        <w:rPr>
          <w:rFonts w:ascii="Times New Roman" w:eastAsia="Times New Roman" w:hAnsi="Times New Roman" w:cs="Times New Roman"/>
          <w:sz w:val="24"/>
        </w:rPr>
        <w:t xml:space="preserve">Schmidhuber’s theory of fun leads to the conclusion that a moderate level of difficulty is ideal to produce the maximal amount of fun.  </w:t>
      </w:r>
      <w:commentRangeEnd w:id="1111"/>
      <w:r w:rsidR="0069704A">
        <w:rPr>
          <w:rStyle w:val="CommentReference"/>
        </w:rPr>
        <w:commentReference w:id="1111"/>
      </w:r>
    </w:p>
    <w:p w:rsidR="00F31F4D" w:rsidRDefault="00F31F4D" w:rsidP="00A257E3">
      <w:pPr>
        <w:pStyle w:val="Normal1"/>
        <w:spacing w:line="480" w:lineRule="auto"/>
        <w:ind w:firstLine="720"/>
        <w:pPrChange w:id="1112" w:author="Jeff Greenfield" w:date="2014-11-22T19:29:00Z">
          <w:pPr/>
        </w:pPrChange>
      </w:pPr>
      <w:del w:id="1113" w:author="Jeff Greenfield" w:date="2014-11-22T19:29:00Z">
        <w:r w:rsidDel="00A257E3">
          <w:br w:type="page"/>
        </w:r>
      </w:del>
    </w:p>
    <w:p w:rsidR="00BB3C97" w:rsidRPr="004B143D" w:rsidDel="00A257E3" w:rsidRDefault="003F373E" w:rsidP="00A257E3">
      <w:pPr>
        <w:pStyle w:val="Normal1"/>
        <w:spacing w:line="480" w:lineRule="auto"/>
        <w:ind w:firstLine="720"/>
        <w:rPr>
          <w:del w:id="1114" w:author="Jeff Greenfield" w:date="2014-11-22T19:31:00Z"/>
          <w:rFonts w:ascii="Times New Roman" w:hAnsi="Times New Roman"/>
          <w:sz w:val="24"/>
        </w:rPr>
        <w:pPrChange w:id="1115" w:author="Jeff Greenfield" w:date="2014-11-22T19:32:00Z">
          <w:pPr>
            <w:pStyle w:val="Normal1"/>
            <w:spacing w:line="480" w:lineRule="auto"/>
          </w:pPr>
        </w:pPrChange>
      </w:pPr>
      <w:commentRangeStart w:id="1116"/>
      <w:del w:id="1117" w:author="Jeff Greenfield" w:date="2014-11-22T19:33:00Z">
        <w:r w:rsidRPr="004B143D" w:rsidDel="00A257E3">
          <w:rPr>
            <w:rFonts w:ascii="Times New Roman" w:eastAsia="Times New Roman" w:hAnsi="Times New Roman" w:cs="Times New Roman"/>
            <w:b/>
            <w:sz w:val="24"/>
          </w:rPr>
          <w:delText>Frustration</w:delText>
        </w:r>
        <w:commentRangeEnd w:id="1116"/>
        <w:r w:rsidR="00F519FC" w:rsidDel="00A257E3">
          <w:rPr>
            <w:rStyle w:val="CommentReference"/>
          </w:rPr>
          <w:commentReference w:id="1116"/>
        </w:r>
        <w:r w:rsidRPr="004B143D" w:rsidDel="00A257E3">
          <w:rPr>
            <w:rFonts w:ascii="Times New Roman" w:eastAsia="Times New Roman" w:hAnsi="Times New Roman" w:cs="Times New Roman"/>
            <w:b/>
            <w:sz w:val="24"/>
          </w:rPr>
          <w:delText>, arousal</w:delText>
        </w:r>
      </w:del>
      <w:del w:id="1118" w:author="Jeff Greenfield" w:date="2014-11-22T19:31:00Z">
        <w:r w:rsidRPr="004B143D" w:rsidDel="00A257E3">
          <w:rPr>
            <w:rFonts w:ascii="Times New Roman" w:eastAsia="Times New Roman" w:hAnsi="Times New Roman" w:cs="Times New Roman"/>
            <w:b/>
            <w:sz w:val="24"/>
          </w:rPr>
          <w:delText xml:space="preserve"> and the </w:delText>
        </w:r>
      </w:del>
      <w:del w:id="1119" w:author="Jeff Greenfield" w:date="2014-11-22T19:33:00Z">
        <w:r w:rsidRPr="004B143D" w:rsidDel="00A257E3">
          <w:rPr>
            <w:rFonts w:ascii="Times New Roman" w:eastAsia="Times New Roman" w:hAnsi="Times New Roman" w:cs="Times New Roman"/>
            <w:b/>
            <w:sz w:val="24"/>
          </w:rPr>
          <w:delText xml:space="preserve">Yerkes-Dodson </w:delText>
        </w:r>
      </w:del>
      <w:proofErr w:type="gramStart"/>
      <w:ins w:id="1120" w:author="Jeff Greenfield" w:date="2014-11-22T19:32:00Z">
        <w:r w:rsidR="00A257E3">
          <w:rPr>
            <w:rFonts w:ascii="Times New Roman" w:eastAsia="Times New Roman" w:hAnsi="Times New Roman" w:cs="Times New Roman"/>
            <w:b/>
            <w:sz w:val="24"/>
          </w:rPr>
          <w:t>Frustration, arousal, Yerkes-</w:t>
        </w:r>
        <w:proofErr w:type="spellStart"/>
        <w:r w:rsidR="00A257E3">
          <w:rPr>
            <w:rFonts w:ascii="Times New Roman" w:eastAsia="Times New Roman" w:hAnsi="Times New Roman" w:cs="Times New Roman"/>
            <w:b/>
            <w:sz w:val="24"/>
          </w:rPr>
          <w:t>Dodson</w:t>
        </w:r>
        <w:proofErr w:type="spellEnd"/>
        <w:r w:rsidR="00A257E3">
          <w:rPr>
            <w:rFonts w:ascii="Times New Roman" w:eastAsia="Times New Roman" w:hAnsi="Times New Roman" w:cs="Times New Roman"/>
            <w:b/>
            <w:sz w:val="24"/>
          </w:rPr>
          <w:t>, and Vygot</w:t>
        </w:r>
      </w:ins>
      <w:ins w:id="1121" w:author="Jeff Greenfield" w:date="2014-11-22T19:33:00Z">
        <w:r w:rsidR="00A257E3">
          <w:rPr>
            <w:rFonts w:ascii="Times New Roman" w:eastAsia="Times New Roman" w:hAnsi="Times New Roman" w:cs="Times New Roman"/>
            <w:b/>
            <w:sz w:val="24"/>
          </w:rPr>
          <w:t>sky’s zone of proximal development.</w:t>
        </w:r>
        <w:proofErr w:type="gramEnd"/>
        <w:r w:rsidR="00A257E3">
          <w:rPr>
            <w:rFonts w:ascii="Times New Roman" w:eastAsia="Times New Roman" w:hAnsi="Times New Roman" w:cs="Times New Roman"/>
            <w:b/>
            <w:sz w:val="24"/>
          </w:rPr>
          <w:t xml:space="preserve">  </w:t>
        </w:r>
      </w:ins>
      <w:del w:id="1122" w:author="Jeff Greenfield" w:date="2014-11-22T19:31:00Z">
        <w:r w:rsidRPr="004B143D" w:rsidDel="00A257E3">
          <w:rPr>
            <w:rFonts w:ascii="Times New Roman" w:eastAsia="Times New Roman" w:hAnsi="Times New Roman" w:cs="Times New Roman"/>
            <w:b/>
            <w:sz w:val="24"/>
          </w:rPr>
          <w:delText>law</w:delText>
        </w:r>
      </w:del>
      <w:ins w:id="1123" w:author="Unknown" w:date="2014-11-09T10:42:00Z">
        <w:del w:id="1124" w:author="Jeff Greenfield" w:date="2014-11-22T19:31:00Z">
          <w:r w:rsidR="007618E4" w:rsidDel="00A257E3">
            <w:rPr>
              <w:rFonts w:ascii="Times New Roman" w:eastAsia="Times New Roman" w:hAnsi="Times New Roman" w:cs="Times New Roman"/>
              <w:b/>
              <w:sz w:val="24"/>
            </w:rPr>
            <w:delText xml:space="preserve"> You have yet to fully unpack these ideas. Add more informat</w:delText>
          </w:r>
        </w:del>
      </w:ins>
      <w:ins w:id="1125" w:author="Unknown" w:date="2014-11-09T10:43:00Z">
        <w:del w:id="1126" w:author="Jeff Greenfield" w:date="2014-11-22T19:31:00Z">
          <w:r w:rsidR="007618E4" w:rsidDel="00A257E3">
            <w:rPr>
              <w:rFonts w:ascii="Times New Roman" w:eastAsia="Times New Roman" w:hAnsi="Times New Roman" w:cs="Times New Roman"/>
              <w:b/>
              <w:sz w:val="24"/>
            </w:rPr>
            <w:delText xml:space="preserve">ion about each and their relationship to the field of psychology here. Also include </w:delText>
          </w:r>
        </w:del>
      </w:ins>
    </w:p>
    <w:p w:rsidR="00BB3C97" w:rsidRPr="004B143D" w:rsidRDefault="003F373E" w:rsidP="00A257E3">
      <w:pPr>
        <w:pStyle w:val="Normal1"/>
        <w:spacing w:line="480" w:lineRule="auto"/>
        <w:ind w:firstLine="720"/>
        <w:rPr>
          <w:rFonts w:ascii="Times New Roman" w:hAnsi="Times New Roman"/>
          <w:sz w:val="24"/>
        </w:rPr>
        <w:pPrChange w:id="1127" w:author="Jeff Greenfield" w:date="2014-11-22T19:32:00Z">
          <w:pPr>
            <w:pStyle w:val="Normal1"/>
            <w:spacing w:line="480" w:lineRule="auto"/>
          </w:pPr>
        </w:pPrChange>
      </w:pPr>
      <w:del w:id="1128" w:author="Jeff Greenfield" w:date="2014-11-22T19:31:00Z">
        <w:r w:rsidRPr="004B143D" w:rsidDel="00A257E3">
          <w:rPr>
            <w:rFonts w:ascii="Times New Roman" w:eastAsia="Times New Roman" w:hAnsi="Times New Roman" w:cs="Times New Roman"/>
            <w:b/>
            <w:sz w:val="24"/>
          </w:rPr>
          <w:tab/>
        </w:r>
      </w:del>
      <w:r w:rsidRPr="004B143D">
        <w:rPr>
          <w:rFonts w:ascii="Times New Roman" w:eastAsia="Times New Roman" w:hAnsi="Times New Roman" w:cs="Times New Roman"/>
          <w:sz w:val="24"/>
        </w:rPr>
        <w:t xml:space="preserve">While the idea of frustration might normally have negative associations, this paper will now argue that frustration can be an important aspect of fun.  What is frustration?  </w:t>
      </w:r>
      <w:commentRangeStart w:id="1129"/>
      <w:del w:id="1130" w:author="Jeff Greenfield" w:date="2014-11-22T19:42:00Z">
        <w:r w:rsidRPr="004B143D" w:rsidDel="007F45B1">
          <w:rPr>
            <w:rFonts w:ascii="Times New Roman" w:eastAsia="Times New Roman" w:hAnsi="Times New Roman" w:cs="Times New Roman"/>
            <w:sz w:val="24"/>
          </w:rPr>
          <w:delText xml:space="preserve">The Merriam-Webster online dictionary </w:delText>
        </w:r>
        <w:commentRangeStart w:id="1131"/>
        <w:r w:rsidRPr="004B143D" w:rsidDel="007F45B1">
          <w:rPr>
            <w:rFonts w:ascii="Times New Roman" w:eastAsia="Times New Roman" w:hAnsi="Times New Roman" w:cs="Times New Roman"/>
            <w:sz w:val="24"/>
          </w:rPr>
          <w:delText>defines</w:delText>
        </w:r>
        <w:commentRangeEnd w:id="1131"/>
        <w:r w:rsidR="00F519FC" w:rsidDel="007F45B1">
          <w:rPr>
            <w:rStyle w:val="CommentReference"/>
          </w:rPr>
          <w:commentReference w:id="1131"/>
        </w:r>
        <w:r w:rsidRPr="004B143D" w:rsidDel="007F45B1">
          <w:rPr>
            <w:rFonts w:ascii="Times New Roman" w:eastAsia="Times New Roman" w:hAnsi="Times New Roman" w:cs="Times New Roman"/>
            <w:sz w:val="24"/>
          </w:rPr>
          <w:delText xml:space="preserve"> frustration as “a feeling of anger or annoyance caused by being unable to do something.”  </w:delText>
        </w:r>
      </w:del>
      <w:ins w:id="1132" w:author="Jeff Greenfield" w:date="2014-11-22T19:41:00Z">
        <w:r w:rsidR="007F45B1">
          <w:rPr>
            <w:rFonts w:ascii="Times New Roman" w:eastAsia="Times New Roman" w:hAnsi="Times New Roman" w:cs="Times New Roman"/>
            <w:sz w:val="24"/>
          </w:rPr>
          <w:t>Dollard</w:t>
        </w:r>
      </w:ins>
      <w:ins w:id="1133" w:author="Jeff Greenfield" w:date="2014-11-22T19:45:00Z">
        <w:r w:rsidR="007F45B1">
          <w:rPr>
            <w:rFonts w:ascii="Times New Roman" w:eastAsia="Times New Roman" w:hAnsi="Times New Roman" w:cs="Times New Roman"/>
            <w:sz w:val="24"/>
          </w:rPr>
          <w:t xml:space="preserve">, Miller, Doob, </w:t>
        </w:r>
        <w:proofErr w:type="spellStart"/>
        <w:r w:rsidR="007F45B1">
          <w:rPr>
            <w:rFonts w:ascii="Times New Roman" w:eastAsia="Times New Roman" w:hAnsi="Times New Roman" w:cs="Times New Roman"/>
            <w:sz w:val="24"/>
          </w:rPr>
          <w:t>Mowrer</w:t>
        </w:r>
        <w:proofErr w:type="spellEnd"/>
        <w:r w:rsidR="007F45B1">
          <w:rPr>
            <w:rFonts w:ascii="Times New Roman" w:eastAsia="Times New Roman" w:hAnsi="Times New Roman" w:cs="Times New Roman"/>
            <w:sz w:val="24"/>
          </w:rPr>
          <w:t xml:space="preserve"> and Sears</w:t>
        </w:r>
      </w:ins>
      <w:ins w:id="1134" w:author="Jeff Greenfield" w:date="2014-11-22T19:41:00Z">
        <w:r w:rsidR="007F45B1">
          <w:rPr>
            <w:rFonts w:ascii="Times New Roman" w:eastAsia="Times New Roman" w:hAnsi="Times New Roman" w:cs="Times New Roman"/>
            <w:sz w:val="24"/>
          </w:rPr>
          <w:t xml:space="preserve"> (1939) define frustration as the result of </w:t>
        </w:r>
      </w:ins>
      <w:ins w:id="1135" w:author="Jeff Greenfield" w:date="2014-11-22T19:42:00Z">
        <w:r w:rsidR="007F45B1">
          <w:rPr>
            <w:rFonts w:ascii="Times New Roman" w:eastAsia="Times New Roman" w:hAnsi="Times New Roman" w:cs="Times New Roman"/>
            <w:sz w:val="24"/>
          </w:rPr>
          <w:t xml:space="preserve"> “</w:t>
        </w:r>
      </w:ins>
      <w:ins w:id="1136" w:author="Jeff Greenfield" w:date="2014-11-22T19:41:00Z">
        <w:r w:rsidR="007F45B1" w:rsidRPr="007F45B1">
          <w:rPr>
            <w:rFonts w:ascii="Times New Roman" w:eastAsia="Times New Roman" w:hAnsi="Times New Roman" w:cs="Times New Roman"/>
            <w:sz w:val="24"/>
          </w:rPr>
          <w:t>an interference with the occurrence of an instigated goal-response</w:t>
        </w:r>
      </w:ins>
      <w:ins w:id="1137" w:author="Jeff Greenfield" w:date="2014-11-22T19:42:00Z">
        <w:r w:rsidR="007F45B1">
          <w:rPr>
            <w:rFonts w:ascii="Times New Roman" w:eastAsia="Times New Roman" w:hAnsi="Times New Roman" w:cs="Times New Roman"/>
            <w:sz w:val="24"/>
          </w:rPr>
          <w:t xml:space="preserve">”.  </w:t>
        </w:r>
      </w:ins>
      <w:r w:rsidRPr="004B143D">
        <w:rPr>
          <w:rFonts w:ascii="Times New Roman" w:eastAsia="Times New Roman" w:hAnsi="Times New Roman" w:cs="Times New Roman"/>
          <w:sz w:val="24"/>
        </w:rPr>
        <w:t xml:space="preserve">In other words, frustration is the result of failure at a task at which one wanted to succeed.  </w:t>
      </w:r>
    </w:p>
    <w:p w:rsidR="00BB3C97" w:rsidRPr="004B143D" w:rsidRDefault="003F373E">
      <w:pPr>
        <w:pStyle w:val="Normal1"/>
        <w:spacing w:line="480" w:lineRule="auto"/>
        <w:rPr>
          <w:rFonts w:ascii="Times New Roman" w:hAnsi="Times New Roman"/>
          <w:sz w:val="24"/>
        </w:rPr>
      </w:pPr>
      <w:r w:rsidRPr="004B143D">
        <w:rPr>
          <w:rFonts w:ascii="Times New Roman" w:eastAsia="Times New Roman" w:hAnsi="Times New Roman" w:cs="Times New Roman"/>
          <w:sz w:val="24"/>
        </w:rPr>
        <w:tab/>
      </w:r>
      <w:del w:id="1138" w:author="Jeff Greenfield" w:date="2014-11-22T20:13:00Z">
        <w:r w:rsidRPr="004B143D" w:rsidDel="007F45B1">
          <w:rPr>
            <w:rFonts w:ascii="Times New Roman" w:eastAsia="Times New Roman" w:hAnsi="Times New Roman" w:cs="Times New Roman"/>
            <w:sz w:val="24"/>
          </w:rPr>
          <w:delText xml:space="preserve">Frustration can increase levels of arousal.  </w:delText>
        </w:r>
      </w:del>
      <w:del w:id="1139" w:author="Jeff Greenfield" w:date="2014-11-22T20:12:00Z">
        <w:r w:rsidRPr="004B143D" w:rsidDel="007F45B1">
          <w:rPr>
            <w:rFonts w:ascii="Times New Roman" w:eastAsia="Times New Roman" w:hAnsi="Times New Roman" w:cs="Times New Roman"/>
            <w:sz w:val="24"/>
          </w:rPr>
          <w:delText>What is arousal?  Merriam-Webster online defines arousal as “</w:delText>
        </w:r>
        <w:r w:rsidRPr="004B143D" w:rsidDel="007F45B1">
          <w:rPr>
            <w:rFonts w:ascii="Times New Roman" w:eastAsia="Times New Roman" w:hAnsi="Times New Roman" w:cs="Times New Roman"/>
            <w:sz w:val="24"/>
            <w:highlight w:val="white"/>
          </w:rPr>
          <w:delText>a state of heightened physiological activity”</w:delText>
        </w:r>
        <w:r w:rsidRPr="004B143D" w:rsidDel="007F45B1">
          <w:rPr>
            <w:rFonts w:ascii="Times New Roman" w:hAnsi="Times New Roman"/>
            <w:sz w:val="24"/>
            <w:highlight w:val="white"/>
          </w:rPr>
          <w:delText xml:space="preserve">.  </w:delText>
        </w:r>
        <w:commentRangeEnd w:id="1129"/>
        <w:r w:rsidR="00F519FC" w:rsidDel="007F45B1">
          <w:rPr>
            <w:rStyle w:val="CommentReference"/>
          </w:rPr>
          <w:commentReference w:id="1129"/>
        </w:r>
      </w:del>
      <w:r w:rsidRPr="004B143D">
        <w:rPr>
          <w:rFonts w:ascii="Times New Roman" w:eastAsia="Times New Roman" w:hAnsi="Times New Roman" w:cs="Times New Roman"/>
          <w:sz w:val="24"/>
          <w:highlight w:val="white"/>
        </w:rPr>
        <w:t xml:space="preserve">Studies show that physiological arousal increases with frustration.  </w:t>
      </w:r>
      <w:r w:rsidRPr="004B143D">
        <w:rPr>
          <w:rFonts w:ascii="Times New Roman" w:eastAsia="Times New Roman" w:hAnsi="Times New Roman" w:cs="Times New Roman"/>
          <w:sz w:val="24"/>
        </w:rPr>
        <w:t xml:space="preserve">For instance, </w:t>
      </w:r>
      <w:ins w:id="1140" w:author="Jeff Greenfield" w:date="2014-11-22T20:19:00Z">
        <w:r w:rsidR="00C01780">
          <w:rPr>
            <w:rFonts w:ascii="Times New Roman" w:eastAsia="Times New Roman" w:hAnsi="Times New Roman" w:cs="Times New Roman"/>
            <w:sz w:val="24"/>
          </w:rPr>
          <w:t xml:space="preserve">Ivory and </w:t>
        </w:r>
        <w:proofErr w:type="spellStart"/>
        <w:r w:rsidR="00C01780">
          <w:rPr>
            <w:rFonts w:ascii="Times New Roman" w:eastAsia="Times New Roman" w:hAnsi="Times New Roman" w:cs="Times New Roman"/>
            <w:sz w:val="24"/>
          </w:rPr>
          <w:t>Kalyanaraman</w:t>
        </w:r>
        <w:proofErr w:type="spellEnd"/>
        <w:r w:rsidR="00C01780">
          <w:rPr>
            <w:rFonts w:ascii="Times New Roman" w:eastAsia="Times New Roman" w:hAnsi="Times New Roman" w:cs="Times New Roman"/>
            <w:sz w:val="24"/>
          </w:rPr>
          <w:t xml:space="preserve"> (2007) found that while playing video games, </w:t>
        </w:r>
      </w:ins>
      <w:ins w:id="1141" w:author="Jeff Greenfield" w:date="2014-11-22T20:20:00Z">
        <w:r w:rsidR="00C01780">
          <w:rPr>
            <w:rFonts w:ascii="Times New Roman" w:eastAsia="Times New Roman" w:hAnsi="Times New Roman" w:cs="Times New Roman"/>
            <w:sz w:val="24"/>
          </w:rPr>
          <w:t xml:space="preserve">participants’ </w:t>
        </w:r>
      </w:ins>
      <w:ins w:id="1142" w:author="Jeff Greenfield" w:date="2014-11-22T20:19:00Z">
        <w:r w:rsidR="00C01780">
          <w:rPr>
            <w:rFonts w:ascii="Times New Roman" w:eastAsia="Times New Roman" w:hAnsi="Times New Roman" w:cs="Times New Roman"/>
            <w:sz w:val="24"/>
          </w:rPr>
          <w:t xml:space="preserve">frustration correlated well with </w:t>
        </w:r>
      </w:ins>
      <w:ins w:id="1143" w:author="Jeff Greenfield" w:date="2014-11-22T20:20:00Z">
        <w:r w:rsidR="00C01780">
          <w:rPr>
            <w:rFonts w:ascii="Times New Roman" w:eastAsia="Times New Roman" w:hAnsi="Times New Roman" w:cs="Times New Roman"/>
            <w:sz w:val="24"/>
          </w:rPr>
          <w:t xml:space="preserve">physiological arousal levels even when the games were non-violent.  </w:t>
        </w:r>
      </w:ins>
      <w:del w:id="1144" w:author="Jeff Greenfield" w:date="2014-11-22T20:13:00Z">
        <w:r w:rsidRPr="004B143D" w:rsidDel="007F45B1">
          <w:rPr>
            <w:rFonts w:ascii="Times New Roman" w:eastAsia="Times New Roman" w:hAnsi="Times New Roman" w:cs="Times New Roman"/>
            <w:sz w:val="24"/>
          </w:rPr>
          <w:delText xml:space="preserve">Doob &amp; Kirshenbaum </w:delText>
        </w:r>
        <w:commentRangeStart w:id="1145"/>
        <w:r w:rsidRPr="004B143D" w:rsidDel="007F45B1">
          <w:rPr>
            <w:rFonts w:ascii="Times New Roman" w:eastAsia="Times New Roman" w:hAnsi="Times New Roman" w:cs="Times New Roman"/>
            <w:sz w:val="24"/>
          </w:rPr>
          <w:delText>(1971) found that exposure to frustration leads to higher blood pressure.  Similarly, Hokanson &amp; Burgess (1964) used frustration to increase the heart rates of participants by 20 beats per minute</w:delText>
        </w:r>
        <w:commentRangeEnd w:id="1145"/>
        <w:r w:rsidR="00E54D8F" w:rsidDel="007F45B1">
          <w:rPr>
            <w:rStyle w:val="CommentReference"/>
          </w:rPr>
          <w:commentReference w:id="1145"/>
        </w:r>
        <w:r w:rsidRPr="004B143D" w:rsidDel="007F45B1">
          <w:rPr>
            <w:rFonts w:ascii="Times New Roman" w:eastAsia="Times New Roman" w:hAnsi="Times New Roman" w:cs="Times New Roman"/>
            <w:sz w:val="24"/>
          </w:rPr>
          <w:delText xml:space="preserve">.  </w:delText>
        </w:r>
      </w:del>
    </w:p>
    <w:p w:rsidR="00C01780" w:rsidRDefault="003F373E">
      <w:pPr>
        <w:pStyle w:val="Normal1"/>
        <w:spacing w:line="480" w:lineRule="auto"/>
        <w:ind w:firstLine="720"/>
        <w:rPr>
          <w:ins w:id="1146" w:author="Jeff Greenfield" w:date="2014-11-22T20:22:00Z"/>
          <w:rFonts w:ascii="Times New Roman" w:eastAsia="Times New Roman" w:hAnsi="Times New Roman" w:cs="Times New Roman"/>
          <w:sz w:val="24"/>
        </w:rPr>
      </w:pPr>
      <w:r w:rsidRPr="004B143D">
        <w:rPr>
          <w:rFonts w:ascii="Times New Roman" w:eastAsia="Times New Roman" w:hAnsi="Times New Roman" w:cs="Times New Roman"/>
          <w:sz w:val="24"/>
        </w:rPr>
        <w:t xml:space="preserve">The Yerkes-Dodson law states that as arousal increases, the ability of an organism to complete a difficult task </w:t>
      </w:r>
      <w:r w:rsidR="00BC218F" w:rsidRPr="004B143D">
        <w:rPr>
          <w:rFonts w:ascii="Times New Roman" w:eastAsia="Times New Roman" w:hAnsi="Times New Roman" w:cs="Times New Roman"/>
          <w:sz w:val="24"/>
        </w:rPr>
        <w:t>initially</w:t>
      </w:r>
      <w:r w:rsidRPr="004B143D">
        <w:rPr>
          <w:rFonts w:ascii="Times New Roman" w:eastAsia="Times New Roman" w:hAnsi="Times New Roman" w:cs="Times New Roman"/>
          <w:sz w:val="24"/>
        </w:rPr>
        <w:t xml:space="preserve"> increases, then hits a maximum, then decreases (Yerkes &amp; Dodson, 1908).  This relationship is commonly represented with an inverted </w:t>
      </w:r>
      <w:r w:rsidRPr="004B143D">
        <w:rPr>
          <w:rFonts w:ascii="Times New Roman" w:eastAsia="Times New Roman" w:hAnsi="Times New Roman" w:cs="Times New Roman"/>
          <w:i/>
          <w:sz w:val="24"/>
        </w:rPr>
        <w:t>U</w:t>
      </w:r>
      <w:r w:rsidRPr="004B143D">
        <w:rPr>
          <w:rFonts w:ascii="Times New Roman" w:eastAsia="Times New Roman" w:hAnsi="Times New Roman" w:cs="Times New Roman"/>
          <w:sz w:val="24"/>
        </w:rPr>
        <w:t xml:space="preserve">-shaped curve with “arousal” on the </w:t>
      </w:r>
      <w:r w:rsidRPr="004B143D">
        <w:rPr>
          <w:rFonts w:ascii="Times New Roman" w:eastAsia="Times New Roman" w:hAnsi="Times New Roman" w:cs="Times New Roman"/>
          <w:i/>
          <w:sz w:val="24"/>
        </w:rPr>
        <w:t>x</w:t>
      </w:r>
      <w:r w:rsidRPr="004B143D">
        <w:rPr>
          <w:rFonts w:ascii="Times New Roman" w:eastAsia="Times New Roman" w:hAnsi="Times New Roman" w:cs="Times New Roman"/>
          <w:sz w:val="24"/>
        </w:rPr>
        <w:t xml:space="preserve">-axis and “ability” or “performance” on the </w:t>
      </w:r>
      <w:r w:rsidRPr="004B143D">
        <w:rPr>
          <w:rFonts w:ascii="Times New Roman" w:eastAsia="Times New Roman" w:hAnsi="Times New Roman" w:cs="Times New Roman"/>
          <w:i/>
          <w:sz w:val="24"/>
        </w:rPr>
        <w:t>y</w:t>
      </w:r>
      <w:r w:rsidRPr="004B143D">
        <w:rPr>
          <w:rFonts w:ascii="Times New Roman" w:eastAsia="Times New Roman" w:hAnsi="Times New Roman" w:cs="Times New Roman"/>
          <w:sz w:val="24"/>
        </w:rPr>
        <w:t xml:space="preserve">-axis, as shown in </w:t>
      </w:r>
      <w:commentRangeStart w:id="1147"/>
      <w:r w:rsidRPr="004B143D">
        <w:rPr>
          <w:rFonts w:ascii="Times New Roman" w:eastAsia="Times New Roman" w:hAnsi="Times New Roman" w:cs="Times New Roman"/>
          <w:sz w:val="24"/>
        </w:rPr>
        <w:t xml:space="preserve">Figure </w:t>
      </w:r>
      <w:del w:id="1148" w:author="Jeff Greenfield" w:date="2014-11-22T20:22:00Z">
        <w:r w:rsidRPr="004B143D" w:rsidDel="00C01780">
          <w:rPr>
            <w:rFonts w:ascii="Times New Roman" w:eastAsia="Times New Roman" w:hAnsi="Times New Roman" w:cs="Times New Roman"/>
            <w:sz w:val="24"/>
          </w:rPr>
          <w:delText>13</w:delText>
        </w:r>
      </w:del>
      <w:ins w:id="1149" w:author="Jeff Greenfield" w:date="2014-11-22T20:22:00Z">
        <w:r w:rsidR="00C01780">
          <w:rPr>
            <w:rFonts w:ascii="Times New Roman" w:eastAsia="Times New Roman" w:hAnsi="Times New Roman" w:cs="Times New Roman"/>
            <w:sz w:val="24"/>
          </w:rPr>
          <w:t>2</w:t>
        </w:r>
      </w:ins>
      <w:r w:rsidRPr="004B143D">
        <w:rPr>
          <w:rFonts w:ascii="Times New Roman" w:eastAsia="Times New Roman" w:hAnsi="Times New Roman" w:cs="Times New Roman"/>
          <w:sz w:val="24"/>
        </w:rPr>
        <w:t>.</w:t>
      </w:r>
      <w:ins w:id="1150" w:author="Jeff Greenfield" w:date="2014-11-22T20:28:00Z">
        <w:r w:rsidR="00C01780">
          <w:rPr>
            <w:rFonts w:ascii="Times New Roman" w:eastAsia="Times New Roman" w:hAnsi="Times New Roman" w:cs="Times New Roman"/>
            <w:sz w:val="24"/>
          </w:rPr>
          <w:t xml:space="preserve">  The Yerkes-Dodson law has been applied in numerous environments, including predicting which </w:t>
        </w:r>
      </w:ins>
      <w:ins w:id="1151" w:author="Jeff Greenfield" w:date="2014-11-22T20:29:00Z">
        <w:r w:rsidR="00C01780">
          <w:rPr>
            <w:rFonts w:ascii="Times New Roman" w:eastAsia="Times New Roman" w:hAnsi="Times New Roman" w:cs="Times New Roman"/>
            <w:sz w:val="24"/>
          </w:rPr>
          <w:t xml:space="preserve">obese </w:t>
        </w:r>
      </w:ins>
      <w:ins w:id="1152" w:author="Jeff Greenfield" w:date="2014-11-22T20:28:00Z">
        <w:r w:rsidR="00C01780">
          <w:rPr>
            <w:rFonts w:ascii="Times New Roman" w:eastAsia="Times New Roman" w:hAnsi="Times New Roman" w:cs="Times New Roman"/>
            <w:sz w:val="24"/>
          </w:rPr>
          <w:t xml:space="preserve">children will lose </w:t>
        </w:r>
      </w:ins>
      <w:ins w:id="1153" w:author="Jeff Greenfield" w:date="2014-11-22T20:29:00Z">
        <w:r w:rsidR="00C01780">
          <w:rPr>
            <w:rFonts w:ascii="Times New Roman" w:eastAsia="Times New Roman" w:hAnsi="Times New Roman" w:cs="Times New Roman"/>
            <w:sz w:val="24"/>
          </w:rPr>
          <w:t>weight</w:t>
        </w:r>
      </w:ins>
      <w:ins w:id="1154" w:author="Jeff Greenfield" w:date="2014-11-22T21:13:00Z">
        <w:r w:rsidR="0002264D">
          <w:rPr>
            <w:rFonts w:ascii="Times New Roman" w:eastAsia="Times New Roman" w:hAnsi="Times New Roman" w:cs="Times New Roman"/>
            <w:sz w:val="24"/>
          </w:rPr>
          <w:t xml:space="preserve"> (</w:t>
        </w:r>
        <w:r w:rsidR="0002264D">
          <w:rPr>
            <w:rFonts w:ascii="Times New Roman" w:hAnsi="Times New Roman"/>
            <w:sz w:val="24"/>
            <w:shd w:val="clear" w:color="auto" w:fill="FFFFFF"/>
          </w:rPr>
          <w:t xml:space="preserve">Johnston, Moreno, </w:t>
        </w:r>
        <w:proofErr w:type="spellStart"/>
        <w:r w:rsidR="0002264D">
          <w:rPr>
            <w:rFonts w:ascii="Times New Roman" w:hAnsi="Times New Roman"/>
            <w:sz w:val="24"/>
            <w:shd w:val="clear" w:color="auto" w:fill="FFFFFF"/>
          </w:rPr>
          <w:t>Regas</w:t>
        </w:r>
        <w:proofErr w:type="spellEnd"/>
        <w:r w:rsidR="0002264D" w:rsidRPr="0002264D">
          <w:rPr>
            <w:rFonts w:ascii="Times New Roman" w:hAnsi="Times New Roman"/>
            <w:sz w:val="24"/>
            <w:shd w:val="clear" w:color="auto" w:fill="FFFFFF"/>
          </w:rPr>
          <w:t>, T</w:t>
        </w:r>
        <w:r w:rsidR="0002264D">
          <w:rPr>
            <w:rFonts w:ascii="Times New Roman" w:hAnsi="Times New Roman"/>
            <w:sz w:val="24"/>
            <w:shd w:val="clear" w:color="auto" w:fill="FFFFFF"/>
          </w:rPr>
          <w:t xml:space="preserve">yler &amp; </w:t>
        </w:r>
        <w:proofErr w:type="spellStart"/>
        <w:r w:rsidR="0002264D">
          <w:rPr>
            <w:rFonts w:ascii="Times New Roman" w:hAnsi="Times New Roman"/>
            <w:sz w:val="24"/>
            <w:shd w:val="clear" w:color="auto" w:fill="FFFFFF"/>
          </w:rPr>
          <w:t>Foreyt</w:t>
        </w:r>
        <w:proofErr w:type="spellEnd"/>
        <w:r w:rsidR="0002264D">
          <w:rPr>
            <w:rFonts w:ascii="Times New Roman" w:hAnsi="Times New Roman"/>
            <w:sz w:val="24"/>
            <w:shd w:val="clear" w:color="auto" w:fill="FFFFFF"/>
          </w:rPr>
          <w:t>, 2012</w:t>
        </w:r>
        <w:r w:rsidR="0002264D">
          <w:rPr>
            <w:rFonts w:ascii="Times New Roman" w:eastAsia="Times New Roman" w:hAnsi="Times New Roman" w:cs="Times New Roman"/>
            <w:sz w:val="24"/>
          </w:rPr>
          <w:t>)</w:t>
        </w:r>
      </w:ins>
      <w:ins w:id="1155" w:author="Jeff Greenfield" w:date="2014-11-22T21:14:00Z">
        <w:r w:rsidR="0002264D">
          <w:rPr>
            <w:rFonts w:ascii="Times New Roman" w:eastAsia="Times New Roman" w:hAnsi="Times New Roman" w:cs="Times New Roman"/>
            <w:sz w:val="24"/>
          </w:rPr>
          <w:t>,</w:t>
        </w:r>
      </w:ins>
      <w:ins w:id="1156" w:author="Jeff Greenfield" w:date="2014-11-22T21:15:00Z">
        <w:r w:rsidR="0002264D">
          <w:rPr>
            <w:rFonts w:ascii="Times New Roman" w:eastAsia="Times New Roman" w:hAnsi="Times New Roman" w:cs="Times New Roman"/>
            <w:sz w:val="24"/>
          </w:rPr>
          <w:t xml:space="preserve"> </w:t>
        </w:r>
      </w:ins>
      <w:ins w:id="1157" w:author="Jeff Greenfield" w:date="2014-11-22T21:19:00Z">
        <w:r w:rsidR="0002264D">
          <w:rPr>
            <w:rFonts w:ascii="Times New Roman" w:eastAsia="Times New Roman" w:hAnsi="Times New Roman" w:cs="Times New Roman"/>
            <w:sz w:val="24"/>
          </w:rPr>
          <w:t>describing how</w:t>
        </w:r>
      </w:ins>
      <w:ins w:id="1158" w:author="Jeff Greenfield" w:date="2014-11-22T21:15:00Z">
        <w:r w:rsidR="0002264D">
          <w:rPr>
            <w:rFonts w:ascii="Times New Roman" w:eastAsia="Times New Roman" w:hAnsi="Times New Roman" w:cs="Times New Roman"/>
            <w:sz w:val="24"/>
          </w:rPr>
          <w:t xml:space="preserve"> cognit</w:t>
        </w:r>
      </w:ins>
      <w:ins w:id="1159" w:author="Jeff Greenfield" w:date="2014-11-22T21:20:00Z">
        <w:r w:rsidR="0002264D">
          <w:rPr>
            <w:rFonts w:ascii="Times New Roman" w:eastAsia="Times New Roman" w:hAnsi="Times New Roman" w:cs="Times New Roman"/>
            <w:sz w:val="24"/>
          </w:rPr>
          <w:t>ive</w:t>
        </w:r>
      </w:ins>
      <w:ins w:id="1160" w:author="Jeff Greenfield" w:date="2014-11-22T21:15:00Z">
        <w:r w:rsidR="0002264D">
          <w:rPr>
            <w:rFonts w:ascii="Times New Roman" w:eastAsia="Times New Roman" w:hAnsi="Times New Roman" w:cs="Times New Roman"/>
            <w:sz w:val="24"/>
          </w:rPr>
          <w:t xml:space="preserve"> </w:t>
        </w:r>
      </w:ins>
      <w:ins w:id="1161" w:author="Jeff Greenfield" w:date="2014-11-22T21:20:00Z">
        <w:r w:rsidR="0002264D">
          <w:rPr>
            <w:rFonts w:ascii="Times New Roman" w:eastAsia="Times New Roman" w:hAnsi="Times New Roman" w:cs="Times New Roman"/>
            <w:sz w:val="24"/>
          </w:rPr>
          <w:t xml:space="preserve">abilities vary in </w:t>
        </w:r>
      </w:ins>
      <w:ins w:id="1162" w:author="Jeff Greenfield" w:date="2014-11-22T21:15:00Z">
        <w:r w:rsidR="0002264D">
          <w:rPr>
            <w:rFonts w:ascii="Times New Roman" w:eastAsia="Times New Roman" w:hAnsi="Times New Roman" w:cs="Times New Roman"/>
            <w:sz w:val="24"/>
          </w:rPr>
          <w:t xml:space="preserve">response to </w:t>
        </w:r>
        <w:proofErr w:type="spellStart"/>
        <w:r w:rsidR="0002264D">
          <w:rPr>
            <w:rFonts w:ascii="Times New Roman" w:eastAsia="Times New Roman" w:hAnsi="Times New Roman" w:cs="Times New Roman"/>
            <w:sz w:val="24"/>
          </w:rPr>
          <w:t>psychostimulants</w:t>
        </w:r>
      </w:ins>
      <w:proofErr w:type="spellEnd"/>
      <w:ins w:id="1163" w:author="Jeff Greenfield" w:date="2014-11-22T21:16:00Z">
        <w:r w:rsidR="0002264D">
          <w:rPr>
            <w:rFonts w:ascii="Times New Roman" w:eastAsia="Times New Roman" w:hAnsi="Times New Roman" w:cs="Times New Roman"/>
            <w:sz w:val="24"/>
          </w:rPr>
          <w:t xml:space="preserve"> </w:t>
        </w:r>
      </w:ins>
      <w:ins w:id="1164" w:author="Jeff Greenfield" w:date="2014-11-22T21:15:00Z">
        <w:r w:rsidR="0002264D">
          <w:rPr>
            <w:rFonts w:ascii="Times New Roman" w:eastAsia="Times New Roman" w:hAnsi="Times New Roman" w:cs="Times New Roman"/>
            <w:sz w:val="24"/>
          </w:rPr>
          <w:t>(</w:t>
        </w:r>
      </w:ins>
      <w:ins w:id="1165" w:author="Jeff Greenfield" w:date="2014-11-22T21:19:00Z">
        <w:r w:rsidR="0002264D">
          <w:rPr>
            <w:rFonts w:ascii="Times New Roman" w:eastAsia="Times New Roman" w:hAnsi="Times New Roman" w:cs="Times New Roman"/>
            <w:sz w:val="24"/>
          </w:rPr>
          <w:t xml:space="preserve">Wood, Sage, Shuman &amp; </w:t>
        </w:r>
        <w:proofErr w:type="spellStart"/>
        <w:r w:rsidR="0002264D">
          <w:rPr>
            <w:rFonts w:ascii="Times New Roman" w:eastAsia="Times New Roman" w:hAnsi="Times New Roman" w:cs="Times New Roman"/>
            <w:sz w:val="24"/>
          </w:rPr>
          <w:t>Anagnostaras</w:t>
        </w:r>
        <w:proofErr w:type="spellEnd"/>
        <w:r w:rsidR="0002264D">
          <w:rPr>
            <w:rFonts w:ascii="Times New Roman" w:eastAsia="Times New Roman" w:hAnsi="Times New Roman" w:cs="Times New Roman"/>
            <w:sz w:val="24"/>
          </w:rPr>
          <w:t>, 2014</w:t>
        </w:r>
      </w:ins>
      <w:ins w:id="1166" w:author="Jeff Greenfield" w:date="2014-11-22T21:15:00Z">
        <w:r w:rsidR="0002264D">
          <w:rPr>
            <w:rFonts w:ascii="Times New Roman" w:eastAsia="Times New Roman" w:hAnsi="Times New Roman" w:cs="Times New Roman"/>
            <w:sz w:val="24"/>
          </w:rPr>
          <w:t>)</w:t>
        </w:r>
      </w:ins>
      <w:ins w:id="1167" w:author="Jeff Greenfield" w:date="2014-11-22T21:19:00Z">
        <w:r w:rsidR="0002264D">
          <w:rPr>
            <w:rFonts w:ascii="Times New Roman" w:eastAsia="Times New Roman" w:hAnsi="Times New Roman" w:cs="Times New Roman"/>
            <w:sz w:val="24"/>
          </w:rPr>
          <w:t xml:space="preserve">, and </w:t>
        </w:r>
      </w:ins>
      <w:ins w:id="1168" w:author="Jeff Greenfield" w:date="2014-11-22T21:20:00Z">
        <w:r w:rsidR="0002264D">
          <w:rPr>
            <w:rFonts w:ascii="Times New Roman" w:eastAsia="Times New Roman" w:hAnsi="Times New Roman" w:cs="Times New Roman"/>
            <w:sz w:val="24"/>
          </w:rPr>
          <w:t xml:space="preserve">explaining </w:t>
        </w:r>
      </w:ins>
      <w:ins w:id="1169" w:author="Jeff Greenfield" w:date="2014-11-22T21:19:00Z">
        <w:r w:rsidR="0002264D">
          <w:rPr>
            <w:rFonts w:ascii="Times New Roman" w:eastAsia="Times New Roman" w:hAnsi="Times New Roman" w:cs="Times New Roman"/>
            <w:sz w:val="24"/>
          </w:rPr>
          <w:t xml:space="preserve">how </w:t>
        </w:r>
      </w:ins>
      <w:ins w:id="1170" w:author="Jeff Greenfield" w:date="2014-11-22T21:21:00Z">
        <w:r w:rsidR="0002264D">
          <w:rPr>
            <w:rFonts w:ascii="Times New Roman" w:eastAsia="Times New Roman" w:hAnsi="Times New Roman" w:cs="Times New Roman"/>
            <w:sz w:val="24"/>
          </w:rPr>
          <w:t xml:space="preserve">the validity of </w:t>
        </w:r>
      </w:ins>
      <w:ins w:id="1171" w:author="Jeff Greenfield" w:date="2014-11-22T21:20:00Z">
        <w:r w:rsidR="0002264D">
          <w:rPr>
            <w:rFonts w:ascii="Times New Roman" w:eastAsia="Times New Roman" w:hAnsi="Times New Roman" w:cs="Times New Roman"/>
            <w:sz w:val="24"/>
          </w:rPr>
          <w:t xml:space="preserve">witness testimony </w:t>
        </w:r>
      </w:ins>
      <w:ins w:id="1172" w:author="Jeff Greenfield" w:date="2014-11-22T21:21:00Z">
        <w:r w:rsidR="0002264D">
          <w:rPr>
            <w:rFonts w:ascii="Times New Roman" w:eastAsia="Times New Roman" w:hAnsi="Times New Roman" w:cs="Times New Roman"/>
            <w:sz w:val="24"/>
          </w:rPr>
          <w:t>changes with the nature of the crime (</w:t>
        </w:r>
      </w:ins>
      <w:ins w:id="1173" w:author="Jeff Greenfield" w:date="2014-11-22T21:22:00Z">
        <w:r w:rsidR="0002264D">
          <w:rPr>
            <w:rFonts w:ascii="Times New Roman" w:eastAsia="Times New Roman" w:hAnsi="Times New Roman" w:cs="Times New Roman"/>
            <w:sz w:val="24"/>
          </w:rPr>
          <w:t>Roberts, 2014</w:t>
        </w:r>
      </w:ins>
      <w:ins w:id="1174" w:author="Jeff Greenfield" w:date="2014-11-22T21:21:00Z">
        <w:r w:rsidR="0002264D">
          <w:rPr>
            <w:rFonts w:ascii="Times New Roman" w:eastAsia="Times New Roman" w:hAnsi="Times New Roman" w:cs="Times New Roman"/>
            <w:sz w:val="24"/>
          </w:rPr>
          <w:t>).</w:t>
        </w:r>
      </w:ins>
    </w:p>
    <w:p w:rsidR="00C01780" w:rsidRDefault="00C01780">
      <w:pPr>
        <w:pStyle w:val="Normal1"/>
        <w:numPr>
          <w:ins w:id="1175" w:author="Jeff Greenfield" w:date="2014-11-22T20:22:00Z"/>
        </w:numPr>
        <w:spacing w:line="480" w:lineRule="auto"/>
        <w:ind w:firstLine="720"/>
        <w:rPr>
          <w:ins w:id="1176" w:author="Jeff Greenfield" w:date="2014-11-22T20:25:00Z"/>
          <w:rFonts w:ascii="Times New Roman" w:eastAsia="Times New Roman" w:hAnsi="Times New Roman" w:cs="Times New Roman"/>
          <w:sz w:val="24"/>
        </w:rPr>
      </w:pPr>
      <w:ins w:id="1177" w:author="Jeff Greenfield" w:date="2014-11-22T20:26:00Z">
        <w:r>
          <w:rPr>
            <w:rFonts w:ascii="Times New Roman" w:eastAsia="Times New Roman" w:hAnsi="Times New Roman" w:cs="Times New Roman"/>
            <w:noProof/>
            <w:sz w:val="24"/>
          </w:rPr>
          <w:drawing>
            <wp:inline distT="0" distB="0" distL="0" distR="0">
              <wp:extent cx="4203700" cy="2316612"/>
              <wp:effectExtent l="25400" t="0" r="0" b="0"/>
              <wp:docPr id="22" name="Picture 18" descr="HebbianYerkesDod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bbianYerkesDodson.JPG"/>
                      <pic:cNvPicPr/>
                    </pic:nvPicPr>
                    <pic:blipFill>
                      <a:blip r:embed="rId9"/>
                      <a:stretch>
                        <a:fillRect/>
                      </a:stretch>
                    </pic:blipFill>
                    <pic:spPr>
                      <a:xfrm>
                        <a:off x="0" y="0"/>
                        <a:ext cx="4209671" cy="2319903"/>
                      </a:xfrm>
                      <a:prstGeom prst="rect">
                        <a:avLst/>
                      </a:prstGeom>
                    </pic:spPr>
                  </pic:pic>
                </a:graphicData>
              </a:graphic>
            </wp:inline>
          </w:drawing>
        </w:r>
      </w:ins>
    </w:p>
    <w:p w:rsidR="00C01780" w:rsidRDefault="00C01780" w:rsidP="00C01780">
      <w:pPr>
        <w:pStyle w:val="Normal1"/>
        <w:numPr>
          <w:ins w:id="1178" w:author="Jeff Greenfield" w:date="2014-11-22T20:25:00Z"/>
        </w:numPr>
        <w:spacing w:line="480" w:lineRule="auto"/>
        <w:ind w:firstLine="720"/>
        <w:jc w:val="center"/>
        <w:rPr>
          <w:ins w:id="1179" w:author="Jeff Greenfield" w:date="2014-11-22T20:22:00Z"/>
          <w:rFonts w:ascii="Times New Roman" w:eastAsia="Times New Roman" w:hAnsi="Times New Roman" w:cs="Times New Roman"/>
          <w:sz w:val="24"/>
        </w:rPr>
        <w:pPrChange w:id="1180" w:author="Jeff Greenfield" w:date="2014-11-22T20:25:00Z">
          <w:pPr>
            <w:pStyle w:val="Normal1"/>
            <w:spacing w:line="480" w:lineRule="auto"/>
            <w:ind w:firstLine="720"/>
          </w:pPr>
        </w:pPrChange>
      </w:pPr>
      <w:ins w:id="1181" w:author="Jeff Greenfield" w:date="2014-11-22T20:25:00Z">
        <w:r>
          <w:rPr>
            <w:rFonts w:ascii="Times New Roman" w:eastAsia="Times New Roman" w:hAnsi="Times New Roman" w:cs="Times New Roman"/>
            <w:sz w:val="24"/>
          </w:rPr>
          <w:t>Figure 2, Yerkes-Dodson Law</w:t>
        </w:r>
      </w:ins>
    </w:p>
    <w:p w:rsidR="00BB3C97" w:rsidRPr="004B143D" w:rsidRDefault="003F373E">
      <w:pPr>
        <w:pStyle w:val="Normal1"/>
        <w:numPr>
          <w:ins w:id="1182" w:author="Jeff Greenfield" w:date="2014-11-22T20:22:00Z"/>
        </w:numPr>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  </w:t>
      </w:r>
      <w:commentRangeEnd w:id="1147"/>
      <w:r w:rsidR="00F519FC">
        <w:rPr>
          <w:rStyle w:val="CommentReference"/>
        </w:rPr>
        <w:commentReference w:id="1147"/>
      </w:r>
      <w:r w:rsidRPr="004B143D">
        <w:rPr>
          <w:rFonts w:ascii="Times New Roman" w:eastAsia="Times New Roman" w:hAnsi="Times New Roman" w:cs="Times New Roman"/>
          <w:sz w:val="24"/>
        </w:rPr>
        <w:t>As argued above in the section on Schmidhuber’s formal theory of fun, the interestingness of a task is related to the speed at which a</w:t>
      </w:r>
      <w:del w:id="1183" w:author="Jeff Greenfield" w:date="2014-11-22T20:26:00Z">
        <w:r w:rsidRPr="004B143D" w:rsidDel="00C01780">
          <w:rPr>
            <w:rFonts w:ascii="Times New Roman" w:eastAsia="Times New Roman" w:hAnsi="Times New Roman" w:cs="Times New Roman"/>
            <w:sz w:val="24"/>
          </w:rPr>
          <w:delText>n</w:delText>
        </w:r>
      </w:del>
      <w:r w:rsidRPr="004B143D">
        <w:rPr>
          <w:rFonts w:ascii="Times New Roman" w:eastAsia="Times New Roman" w:hAnsi="Times New Roman" w:cs="Times New Roman"/>
          <w:sz w:val="24"/>
        </w:rPr>
        <w:t xml:space="preserve"> </w:t>
      </w:r>
      <w:del w:id="1184" w:author="Jeff Greenfield" w:date="2014-11-22T20:26:00Z">
        <w:r w:rsidRPr="004B143D" w:rsidDel="00C01780">
          <w:rPr>
            <w:rFonts w:ascii="Times New Roman" w:eastAsia="Times New Roman" w:hAnsi="Times New Roman" w:cs="Times New Roman"/>
            <w:sz w:val="24"/>
          </w:rPr>
          <w:delText>agent (</w:delText>
        </w:r>
        <w:commentRangeStart w:id="1185"/>
        <w:r w:rsidRPr="004B143D" w:rsidDel="00C01780">
          <w:rPr>
            <w:rFonts w:ascii="Times New Roman" w:eastAsia="Times New Roman" w:hAnsi="Times New Roman" w:cs="Times New Roman"/>
            <w:sz w:val="24"/>
          </w:rPr>
          <w:delText>either human or artificial</w:delText>
        </w:r>
        <w:commentRangeEnd w:id="1185"/>
        <w:r w:rsidR="00F519FC" w:rsidDel="00C01780">
          <w:rPr>
            <w:rStyle w:val="CommentReference"/>
          </w:rPr>
          <w:commentReference w:id="1185"/>
        </w:r>
        <w:r w:rsidRPr="004B143D" w:rsidDel="00C01780">
          <w:rPr>
            <w:rFonts w:ascii="Times New Roman" w:eastAsia="Times New Roman" w:hAnsi="Times New Roman" w:cs="Times New Roman"/>
            <w:sz w:val="24"/>
          </w:rPr>
          <w:delText>)</w:delText>
        </w:r>
      </w:del>
      <w:ins w:id="1186" w:author="Jeff Greenfield" w:date="2014-11-22T20:26:00Z">
        <w:r w:rsidR="00C01780">
          <w:rPr>
            <w:rFonts w:ascii="Times New Roman" w:eastAsia="Times New Roman" w:hAnsi="Times New Roman" w:cs="Times New Roman"/>
            <w:sz w:val="24"/>
          </w:rPr>
          <w:t>person</w:t>
        </w:r>
      </w:ins>
      <w:r w:rsidRPr="004B143D">
        <w:rPr>
          <w:rFonts w:ascii="Times New Roman" w:eastAsia="Times New Roman" w:hAnsi="Times New Roman" w:cs="Times New Roman"/>
          <w:sz w:val="24"/>
        </w:rPr>
        <w:t xml:space="preserve"> can develop a method of compressing information about the task (i.e., the speed at which the agent learns the task).  According to Vygotsky’s idea of the zone of proximal development, learning takes place most effectively at the border between where an individual can complete a task on his or her own and where the individual cannot complete the task (Vygotsky, 1978).  Since an individual will have his or her greatest level of performance on a task at a middling level of arousal, it follows that the difficulty level where the highest rate of learning would occur is where the amount of arousal generated equals this middling level.  Thus, finding the difficulty </w:t>
      </w:r>
      <w:r w:rsidR="00BC218F" w:rsidRPr="004B143D">
        <w:rPr>
          <w:rFonts w:ascii="Times New Roman" w:eastAsia="Times New Roman" w:hAnsi="Times New Roman" w:cs="Times New Roman"/>
          <w:sz w:val="24"/>
        </w:rPr>
        <w:t>level that</w:t>
      </w:r>
      <w:r w:rsidRPr="004B143D">
        <w:rPr>
          <w:rFonts w:ascii="Times New Roman" w:eastAsia="Times New Roman" w:hAnsi="Times New Roman" w:cs="Times New Roman"/>
          <w:sz w:val="24"/>
        </w:rPr>
        <w:t xml:space="preserve"> corresponds to the peak on the Yerkes-Dodson curve amounts to finding the highest amount of fun for a task.</w:t>
      </w:r>
    </w:p>
    <w:p w:rsidR="0050710C" w:rsidRDefault="003F373E">
      <w:pPr>
        <w:pStyle w:val="Normal1"/>
        <w:spacing w:line="480" w:lineRule="auto"/>
        <w:ind w:firstLine="720"/>
        <w:rPr>
          <w:ins w:id="1187" w:author="Jeff Greenfield" w:date="2014-11-22T15:11:00Z"/>
          <w:rFonts w:ascii="Times New Roman" w:eastAsia="Times New Roman" w:hAnsi="Times New Roman" w:cs="Times New Roman"/>
          <w:sz w:val="24"/>
        </w:rPr>
      </w:pPr>
      <w:commentRangeStart w:id="1188"/>
      <w:r w:rsidRPr="004B143D">
        <w:rPr>
          <w:rFonts w:ascii="Times New Roman" w:eastAsia="Times New Roman" w:hAnsi="Times New Roman" w:cs="Times New Roman"/>
          <w:sz w:val="24"/>
        </w:rPr>
        <w:t xml:space="preserve">Since frustration can increase arousal levels, it follows that having some small amount of frustration can lead to higher performance, and therefore more fun.  Meaning, a certain amount of frustration stemming from getting some percentage of items wrong on a task will lead to more fun than getting all the items right or all the items wrong.  Too many items wrong increases frustration (and hence arousal) past the level of maximum ability on a task; too few wrong leads to decreased arousal below the peak.  </w:t>
      </w:r>
      <w:r w:rsidR="00FA27DE" w:rsidRPr="004B143D">
        <w:rPr>
          <w:rFonts w:ascii="Times New Roman" w:eastAsia="Times New Roman" w:hAnsi="Times New Roman" w:cs="Times New Roman"/>
          <w:sz w:val="24"/>
        </w:rPr>
        <w:t xml:space="preserve">In conclusion, the relationship between frustration, arousal, the Yerkes-Dodson law and Vygotsky’s zone of proximal development leads to the prediction that there </w:t>
      </w:r>
      <w:proofErr w:type="gramStart"/>
      <w:r w:rsidR="00FA27DE" w:rsidRPr="004B143D">
        <w:rPr>
          <w:rFonts w:ascii="Times New Roman" w:eastAsia="Times New Roman" w:hAnsi="Times New Roman" w:cs="Times New Roman"/>
          <w:sz w:val="24"/>
        </w:rPr>
        <w:t>exist</w:t>
      </w:r>
      <w:ins w:id="1189" w:author="Jeff Greenfield" w:date="2014-11-23T13:06:00Z">
        <w:r w:rsidR="00E24DF6">
          <w:rPr>
            <w:rFonts w:ascii="Times New Roman" w:eastAsia="Times New Roman" w:hAnsi="Times New Roman" w:cs="Times New Roman"/>
            <w:sz w:val="24"/>
          </w:rPr>
          <w:t>s</w:t>
        </w:r>
      </w:ins>
      <w:proofErr w:type="gramEnd"/>
      <w:del w:id="1190" w:author="Jeff Greenfield" w:date="2014-11-23T13:06:00Z">
        <w:r w:rsidR="00FA27DE" w:rsidRPr="004B143D" w:rsidDel="00E24DF6">
          <w:rPr>
            <w:rFonts w:ascii="Times New Roman" w:eastAsia="Times New Roman" w:hAnsi="Times New Roman" w:cs="Times New Roman"/>
            <w:sz w:val="24"/>
          </w:rPr>
          <w:delText>s</w:delText>
        </w:r>
      </w:del>
      <w:r w:rsidR="00FA27DE" w:rsidRPr="004B143D">
        <w:rPr>
          <w:rFonts w:ascii="Times New Roman" w:eastAsia="Times New Roman" w:hAnsi="Times New Roman" w:cs="Times New Roman"/>
          <w:sz w:val="24"/>
        </w:rPr>
        <w:t xml:space="preserve"> a </w:t>
      </w:r>
      <w:ins w:id="1191" w:author="Jeff Greenfield" w:date="2014-11-23T13:06:00Z">
        <w:r w:rsidR="00E24DF6">
          <w:rPr>
            <w:rFonts w:ascii="Times New Roman" w:eastAsia="Times New Roman" w:hAnsi="Times New Roman" w:cs="Times New Roman"/>
            <w:sz w:val="24"/>
          </w:rPr>
          <w:t xml:space="preserve">non-zero </w:t>
        </w:r>
      </w:ins>
      <w:r w:rsidR="00FA27DE" w:rsidRPr="004B143D">
        <w:rPr>
          <w:rFonts w:ascii="Times New Roman" w:eastAsia="Times New Roman" w:hAnsi="Times New Roman" w:cs="Times New Roman"/>
          <w:sz w:val="24"/>
        </w:rPr>
        <w:t xml:space="preserve">percentage of wrong answers </w:t>
      </w:r>
      <w:del w:id="1192" w:author="Jeff Greenfield" w:date="2014-11-23T13:06:00Z">
        <w:r w:rsidR="00FA27DE" w:rsidRPr="004B143D" w:rsidDel="00E24DF6">
          <w:rPr>
            <w:rFonts w:ascii="Times New Roman" w:eastAsia="Times New Roman" w:hAnsi="Times New Roman" w:cs="Times New Roman"/>
            <w:sz w:val="24"/>
          </w:rPr>
          <w:delText xml:space="preserve">that is non-zero </w:delText>
        </w:r>
      </w:del>
      <w:r w:rsidR="00FA27DE" w:rsidRPr="004B143D">
        <w:rPr>
          <w:rFonts w:ascii="Times New Roman" w:eastAsia="Times New Roman" w:hAnsi="Times New Roman" w:cs="Times New Roman"/>
          <w:sz w:val="24"/>
        </w:rPr>
        <w:t>that will lead to the most fun.</w:t>
      </w:r>
    </w:p>
    <w:p w:rsidR="00E24DF6" w:rsidRDefault="00E24DF6" w:rsidP="0038786A">
      <w:pPr>
        <w:pStyle w:val="Normal1"/>
        <w:numPr>
          <w:ins w:id="1193" w:author="Jeff Greenfield" w:date="2014-11-23T13:05:00Z"/>
        </w:numPr>
        <w:spacing w:line="480" w:lineRule="auto"/>
        <w:rPr>
          <w:ins w:id="1194" w:author="Jeff Greenfield" w:date="2014-11-23T13:05:00Z"/>
          <w:rFonts w:ascii="Times New Roman" w:eastAsia="Times New Roman" w:hAnsi="Times New Roman" w:cs="Times New Roman"/>
          <w:b/>
          <w:sz w:val="24"/>
          <w:highlight w:val="white"/>
        </w:rPr>
        <w:pPrChange w:id="1195" w:author="Jeff Greenfield" w:date="2014-11-23T13:25:00Z">
          <w:pPr>
            <w:pStyle w:val="Normal1"/>
            <w:spacing w:line="480" w:lineRule="auto"/>
          </w:pPr>
        </w:pPrChange>
      </w:pPr>
      <w:ins w:id="1196" w:author="Jeff Greenfield" w:date="2014-11-23T13:05:00Z">
        <w:r>
          <w:rPr>
            <w:rFonts w:ascii="Times New Roman" w:eastAsia="Times New Roman" w:hAnsi="Times New Roman" w:cs="Times New Roman"/>
            <w:b/>
            <w:sz w:val="24"/>
            <w:highlight w:val="white"/>
          </w:rPr>
          <w:t>Possible Confounds</w:t>
        </w:r>
      </w:ins>
    </w:p>
    <w:p w:rsidR="00C65F21" w:rsidRPr="00DC3460" w:rsidRDefault="002C36B5" w:rsidP="00C65F21">
      <w:pPr>
        <w:pStyle w:val="Normal1"/>
        <w:numPr>
          <w:ins w:id="1197" w:author="Jeff Greenfield" w:date="2014-11-23T14:22:00Z"/>
        </w:numPr>
        <w:spacing w:line="480" w:lineRule="auto"/>
        <w:ind w:firstLine="720"/>
        <w:rPr>
          <w:ins w:id="1198" w:author="Jeff Greenfield" w:date="2014-11-23T13:08:00Z"/>
          <w:rFonts w:ascii="Times New Roman" w:eastAsia="Times New Roman" w:hAnsi="Times New Roman" w:cs="Times New Roman"/>
          <w:sz w:val="24"/>
          <w:highlight w:val="white"/>
          <w:rPrChange w:id="1199" w:author="Jeff Greenfield" w:date="2014-11-23T13:49:00Z">
            <w:rPr>
              <w:ins w:id="1200" w:author="Jeff Greenfield" w:date="2014-11-23T13:08:00Z"/>
              <w:rFonts w:ascii="Times New Roman" w:eastAsia="Times New Roman" w:hAnsi="Times New Roman" w:cs="Times New Roman"/>
              <w:b/>
              <w:sz w:val="24"/>
              <w:highlight w:val="white"/>
            </w:rPr>
          </w:rPrChange>
        </w:rPr>
        <w:pPrChange w:id="1201" w:author="Jeff Greenfield" w:date="2014-11-23T14:23:00Z">
          <w:pPr>
            <w:pStyle w:val="Normal1"/>
            <w:spacing w:line="480" w:lineRule="auto"/>
          </w:pPr>
        </w:pPrChange>
      </w:pPr>
      <w:ins w:id="1202" w:author="Jeff Greenfield" w:date="2014-11-23T13:09:00Z">
        <w:r>
          <w:rPr>
            <w:rFonts w:ascii="Times New Roman" w:eastAsia="Times New Roman" w:hAnsi="Times New Roman" w:cs="Times New Roman"/>
            <w:b/>
            <w:sz w:val="24"/>
            <w:highlight w:val="white"/>
          </w:rPr>
          <w:t>Demographics</w:t>
        </w:r>
      </w:ins>
      <w:ins w:id="1203" w:author="Jeff Greenfield" w:date="2014-11-23T13:25:00Z">
        <w:r w:rsidR="0038786A">
          <w:rPr>
            <w:rFonts w:ascii="Times New Roman" w:eastAsia="Times New Roman" w:hAnsi="Times New Roman" w:cs="Times New Roman"/>
            <w:b/>
            <w:sz w:val="24"/>
            <w:highlight w:val="white"/>
          </w:rPr>
          <w:t xml:space="preserve">.  </w:t>
        </w:r>
      </w:ins>
      <w:ins w:id="1204" w:author="Jeff Greenfield" w:date="2014-11-23T14:00:00Z">
        <w:r w:rsidR="003153E5">
          <w:rPr>
            <w:rFonts w:ascii="Times New Roman" w:eastAsia="Times New Roman" w:hAnsi="Times New Roman" w:cs="Times New Roman"/>
            <w:sz w:val="24"/>
            <w:highlight w:val="white"/>
          </w:rPr>
          <w:t xml:space="preserve">There are three main reasons why this research expected the demographics of the sample to be biased.  </w:t>
        </w:r>
      </w:ins>
      <w:ins w:id="1205" w:author="Jeff Greenfield" w:date="2014-11-23T14:01:00Z">
        <w:r w:rsidR="003153E5">
          <w:rPr>
            <w:rFonts w:ascii="Times New Roman" w:eastAsia="Times New Roman" w:hAnsi="Times New Roman" w:cs="Times New Roman"/>
            <w:sz w:val="24"/>
            <w:highlight w:val="white"/>
          </w:rPr>
          <w:t xml:space="preserve">First, </w:t>
        </w:r>
        <w:r w:rsidR="000D4E74">
          <w:rPr>
            <w:rFonts w:ascii="Times New Roman" w:eastAsia="Times New Roman" w:hAnsi="Times New Roman" w:cs="Times New Roman"/>
            <w:sz w:val="24"/>
            <w:highlight w:val="white"/>
          </w:rPr>
          <w:t>participants accessed the study via a webpage</w:t>
        </w:r>
      </w:ins>
      <w:ins w:id="1206" w:author="Jeff Greenfield" w:date="2014-11-23T14:09:00Z">
        <w:r w:rsidR="000D4E74">
          <w:rPr>
            <w:rFonts w:ascii="Times New Roman" w:eastAsia="Times New Roman" w:hAnsi="Times New Roman" w:cs="Times New Roman"/>
            <w:sz w:val="24"/>
            <w:highlight w:val="white"/>
          </w:rPr>
          <w:t xml:space="preserve">, which would likely </w:t>
        </w:r>
      </w:ins>
      <w:ins w:id="1207" w:author="Jeff Greenfield" w:date="2014-11-23T14:11:00Z">
        <w:r w:rsidR="000D4E74">
          <w:rPr>
            <w:rFonts w:ascii="Times New Roman" w:eastAsia="Times New Roman" w:hAnsi="Times New Roman" w:cs="Times New Roman"/>
            <w:sz w:val="24"/>
            <w:highlight w:val="white"/>
          </w:rPr>
          <w:t xml:space="preserve">cause the sample to skew older and more </w:t>
        </w:r>
      </w:ins>
      <w:ins w:id="1208" w:author="Jeff Greenfield" w:date="2014-11-23T14:12:00Z">
        <w:r w:rsidR="00C554BA">
          <w:rPr>
            <w:rFonts w:ascii="Times New Roman" w:eastAsia="Times New Roman" w:hAnsi="Times New Roman" w:cs="Times New Roman"/>
            <w:sz w:val="24"/>
            <w:highlight w:val="white"/>
          </w:rPr>
          <w:t>affluent</w:t>
        </w:r>
      </w:ins>
      <w:ins w:id="1209" w:author="Jeff Greenfield" w:date="2014-11-23T14:11:00Z">
        <w:r w:rsidR="000D4E74">
          <w:rPr>
            <w:rFonts w:ascii="Times New Roman" w:eastAsia="Times New Roman" w:hAnsi="Times New Roman" w:cs="Times New Roman"/>
            <w:sz w:val="24"/>
            <w:highlight w:val="white"/>
          </w:rPr>
          <w:t xml:space="preserve"> (</w:t>
        </w:r>
        <w:proofErr w:type="spellStart"/>
        <w:r w:rsidR="00C554BA">
          <w:rPr>
            <w:rFonts w:ascii="Times New Roman" w:eastAsia="Times New Roman" w:hAnsi="Times New Roman" w:cs="Times New Roman"/>
            <w:sz w:val="24"/>
            <w:highlight w:val="white"/>
          </w:rPr>
          <w:t>Zickhur</w:t>
        </w:r>
        <w:proofErr w:type="spellEnd"/>
        <w:r w:rsidR="00C554BA">
          <w:rPr>
            <w:rFonts w:ascii="Times New Roman" w:eastAsia="Times New Roman" w:hAnsi="Times New Roman" w:cs="Times New Roman"/>
            <w:sz w:val="24"/>
            <w:highlight w:val="white"/>
          </w:rPr>
          <w:t xml:space="preserve"> &amp; Smith, </w:t>
        </w:r>
      </w:ins>
      <w:ins w:id="1210" w:author="Jeff Greenfield" w:date="2014-11-23T14:12:00Z">
        <w:r w:rsidR="00C554BA">
          <w:rPr>
            <w:rFonts w:ascii="Times New Roman" w:eastAsia="Times New Roman" w:hAnsi="Times New Roman" w:cs="Times New Roman"/>
            <w:sz w:val="24"/>
            <w:highlight w:val="white"/>
          </w:rPr>
          <w:t>2013)</w:t>
        </w:r>
      </w:ins>
      <w:ins w:id="1211" w:author="Jeff Greenfield" w:date="2014-11-23T14:19:00Z">
        <w:r w:rsidR="00D74FA6">
          <w:rPr>
            <w:rFonts w:ascii="Times New Roman" w:eastAsia="Times New Roman" w:hAnsi="Times New Roman" w:cs="Times New Roman"/>
            <w:sz w:val="24"/>
            <w:highlight w:val="white"/>
          </w:rPr>
          <w:t xml:space="preserve">, and </w:t>
        </w:r>
      </w:ins>
      <w:ins w:id="1212" w:author="Jeff Greenfield" w:date="2014-11-23T14:22:00Z">
        <w:r w:rsidR="00D74FA6">
          <w:rPr>
            <w:rFonts w:ascii="Times New Roman" w:eastAsia="Times New Roman" w:hAnsi="Times New Roman" w:cs="Times New Roman"/>
            <w:sz w:val="24"/>
            <w:highlight w:val="white"/>
          </w:rPr>
          <w:t xml:space="preserve">to </w:t>
        </w:r>
      </w:ins>
      <w:ins w:id="1213" w:author="Jeff Greenfield" w:date="2014-11-23T14:20:00Z">
        <w:r w:rsidR="00D74FA6">
          <w:rPr>
            <w:rFonts w:ascii="Times New Roman" w:eastAsia="Times New Roman" w:hAnsi="Times New Roman" w:cs="Times New Roman"/>
            <w:sz w:val="24"/>
            <w:highlight w:val="white"/>
          </w:rPr>
          <w:t xml:space="preserve">include fewer minorities </w:t>
        </w:r>
      </w:ins>
      <w:ins w:id="1214" w:author="Jeff Greenfield" w:date="2014-11-23T14:22:00Z">
        <w:r w:rsidR="00C65F21">
          <w:rPr>
            <w:rFonts w:ascii="Times New Roman" w:eastAsia="Times New Roman" w:hAnsi="Times New Roman" w:cs="Times New Roman"/>
            <w:sz w:val="24"/>
            <w:highlight w:val="white"/>
          </w:rPr>
          <w:t xml:space="preserve">than would be expected </w:t>
        </w:r>
      </w:ins>
      <w:ins w:id="1215" w:author="Jeff Greenfield" w:date="2014-11-23T14:20:00Z">
        <w:r w:rsidR="00D74FA6">
          <w:rPr>
            <w:rFonts w:ascii="Times New Roman" w:eastAsia="Times New Roman" w:hAnsi="Times New Roman" w:cs="Times New Roman"/>
            <w:sz w:val="24"/>
            <w:highlight w:val="white"/>
          </w:rPr>
          <w:t>(</w:t>
        </w:r>
        <w:proofErr w:type="spellStart"/>
        <w:r w:rsidR="00D74FA6">
          <w:rPr>
            <w:rFonts w:ascii="Times New Roman" w:eastAsia="Times New Roman" w:hAnsi="Times New Roman" w:cs="Times New Roman"/>
            <w:sz w:val="24"/>
            <w:highlight w:val="white"/>
          </w:rPr>
          <w:t>Prieger</w:t>
        </w:r>
        <w:proofErr w:type="spellEnd"/>
        <w:r w:rsidR="00D74FA6">
          <w:rPr>
            <w:rFonts w:ascii="Times New Roman" w:eastAsia="Times New Roman" w:hAnsi="Times New Roman" w:cs="Times New Roman"/>
            <w:sz w:val="24"/>
            <w:highlight w:val="white"/>
          </w:rPr>
          <w:t xml:space="preserve"> &amp; </w:t>
        </w:r>
        <w:proofErr w:type="spellStart"/>
        <w:r w:rsidR="00D74FA6">
          <w:rPr>
            <w:rFonts w:ascii="Times New Roman" w:eastAsia="Times New Roman" w:hAnsi="Times New Roman" w:cs="Times New Roman"/>
            <w:sz w:val="24"/>
            <w:highlight w:val="white"/>
          </w:rPr>
          <w:t>Hu</w:t>
        </w:r>
        <w:proofErr w:type="spellEnd"/>
        <w:r w:rsidR="00D74FA6">
          <w:rPr>
            <w:rFonts w:ascii="Times New Roman" w:eastAsia="Times New Roman" w:hAnsi="Times New Roman" w:cs="Times New Roman"/>
            <w:sz w:val="24"/>
            <w:highlight w:val="white"/>
          </w:rPr>
          <w:t>, 2008)</w:t>
        </w:r>
      </w:ins>
      <w:ins w:id="1216" w:author="Jeff Greenfield" w:date="2014-11-23T14:01:00Z">
        <w:r w:rsidR="000D4E74">
          <w:rPr>
            <w:rFonts w:ascii="Times New Roman" w:eastAsia="Times New Roman" w:hAnsi="Times New Roman" w:cs="Times New Roman"/>
            <w:sz w:val="24"/>
            <w:highlight w:val="white"/>
          </w:rPr>
          <w:t>.  Second, the primary method of participant recruitment was through online social networks</w:t>
        </w:r>
      </w:ins>
      <w:ins w:id="1217" w:author="Jeff Greenfield" w:date="2014-11-23T14:06:00Z">
        <w:r w:rsidR="000D4E74">
          <w:rPr>
            <w:rFonts w:ascii="Times New Roman" w:eastAsia="Times New Roman" w:hAnsi="Times New Roman" w:cs="Times New Roman"/>
            <w:sz w:val="24"/>
            <w:highlight w:val="white"/>
          </w:rPr>
          <w:t>, specifically Reddit</w:t>
        </w:r>
      </w:ins>
      <w:ins w:id="1218" w:author="Jeff Greenfield" w:date="2014-11-23T14:07:00Z">
        <w:r w:rsidR="000D4E74">
          <w:rPr>
            <w:rFonts w:ascii="Times New Roman" w:eastAsia="Times New Roman" w:hAnsi="Times New Roman" w:cs="Times New Roman"/>
            <w:sz w:val="24"/>
            <w:highlight w:val="white"/>
          </w:rPr>
          <w:t>, which would cause the sample to skew younger and more male (Duggan &amp; Smith, 2014)</w:t>
        </w:r>
      </w:ins>
      <w:ins w:id="1219" w:author="Jeff Greenfield" w:date="2014-11-23T14:01:00Z">
        <w:r w:rsidR="000D4E74">
          <w:rPr>
            <w:rFonts w:ascii="Times New Roman" w:eastAsia="Times New Roman" w:hAnsi="Times New Roman" w:cs="Times New Roman"/>
            <w:sz w:val="24"/>
            <w:highlight w:val="white"/>
          </w:rPr>
          <w:t xml:space="preserve">.  Third, the study involved tasks </w:t>
        </w:r>
      </w:ins>
      <w:ins w:id="1220" w:author="Jeff Greenfield" w:date="2014-11-23T14:03:00Z">
        <w:r w:rsidR="000D4E74">
          <w:rPr>
            <w:rFonts w:ascii="Times New Roman" w:eastAsia="Times New Roman" w:hAnsi="Times New Roman" w:cs="Times New Roman"/>
            <w:sz w:val="24"/>
            <w:highlight w:val="white"/>
          </w:rPr>
          <w:t>that</w:t>
        </w:r>
      </w:ins>
      <w:ins w:id="1221" w:author="Jeff Greenfield" w:date="2014-11-23T14:01:00Z">
        <w:r w:rsidR="000D4E74">
          <w:rPr>
            <w:rFonts w:ascii="Times New Roman" w:eastAsia="Times New Roman" w:hAnsi="Times New Roman" w:cs="Times New Roman"/>
            <w:sz w:val="24"/>
            <w:highlight w:val="white"/>
          </w:rPr>
          <w:t xml:space="preserve"> were similar </w:t>
        </w:r>
      </w:ins>
      <w:ins w:id="1222" w:author="Jeff Greenfield" w:date="2014-11-23T14:03:00Z">
        <w:r w:rsidR="000D4E74">
          <w:rPr>
            <w:rFonts w:ascii="Times New Roman" w:eastAsia="Times New Roman" w:hAnsi="Times New Roman" w:cs="Times New Roman"/>
            <w:sz w:val="24"/>
            <w:highlight w:val="white"/>
          </w:rPr>
          <w:t xml:space="preserve">to </w:t>
        </w:r>
      </w:ins>
      <w:ins w:id="1223" w:author="Jeff Greenfield" w:date="2014-11-23T14:01:00Z">
        <w:r w:rsidR="000D4E74">
          <w:rPr>
            <w:rFonts w:ascii="Times New Roman" w:eastAsia="Times New Roman" w:hAnsi="Times New Roman" w:cs="Times New Roman"/>
            <w:sz w:val="24"/>
            <w:highlight w:val="white"/>
          </w:rPr>
          <w:t>computer games</w:t>
        </w:r>
      </w:ins>
      <w:ins w:id="1224" w:author="Jeff Greenfield" w:date="2014-11-23T14:17:00Z">
        <w:r w:rsidR="00C554BA">
          <w:rPr>
            <w:rFonts w:ascii="Times New Roman" w:eastAsia="Times New Roman" w:hAnsi="Times New Roman" w:cs="Times New Roman"/>
            <w:sz w:val="24"/>
            <w:highlight w:val="white"/>
          </w:rPr>
          <w:t>, which would likely bias the sample towards males (</w:t>
        </w:r>
      </w:ins>
      <w:proofErr w:type="spellStart"/>
      <w:ins w:id="1225" w:author="Jeff Greenfield" w:date="2014-11-23T14:18:00Z">
        <w:r w:rsidR="00D74FA6">
          <w:rPr>
            <w:rFonts w:ascii="Times New Roman" w:eastAsia="Times New Roman" w:hAnsi="Times New Roman" w:cs="Times New Roman"/>
            <w:sz w:val="24"/>
            <w:highlight w:val="white"/>
          </w:rPr>
          <w:t>Ogletree</w:t>
        </w:r>
        <w:proofErr w:type="spellEnd"/>
        <w:r w:rsidR="00D74FA6">
          <w:rPr>
            <w:rFonts w:ascii="Times New Roman" w:eastAsia="Times New Roman" w:hAnsi="Times New Roman" w:cs="Times New Roman"/>
            <w:sz w:val="24"/>
            <w:highlight w:val="white"/>
          </w:rPr>
          <w:t xml:space="preserve"> &amp; Drake, 2007</w:t>
        </w:r>
      </w:ins>
      <w:ins w:id="1226" w:author="Jeff Greenfield" w:date="2014-11-23T14:17:00Z">
        <w:r w:rsidR="00C554BA">
          <w:rPr>
            <w:rFonts w:ascii="Times New Roman" w:eastAsia="Times New Roman" w:hAnsi="Times New Roman" w:cs="Times New Roman"/>
            <w:sz w:val="24"/>
            <w:highlight w:val="white"/>
          </w:rPr>
          <w:t>)</w:t>
        </w:r>
      </w:ins>
      <w:ins w:id="1227" w:author="Jeff Greenfield" w:date="2014-11-23T14:01:00Z">
        <w:r w:rsidR="000D4E74">
          <w:rPr>
            <w:rFonts w:ascii="Times New Roman" w:eastAsia="Times New Roman" w:hAnsi="Times New Roman" w:cs="Times New Roman"/>
            <w:sz w:val="24"/>
            <w:highlight w:val="white"/>
          </w:rPr>
          <w:t>.</w:t>
        </w:r>
      </w:ins>
      <w:ins w:id="1228" w:author="Jeff Greenfield" w:date="2014-11-23T14:23:00Z">
        <w:r w:rsidR="00C65F21">
          <w:rPr>
            <w:rFonts w:ascii="Times New Roman" w:eastAsia="Times New Roman" w:hAnsi="Times New Roman" w:cs="Times New Roman"/>
            <w:sz w:val="24"/>
            <w:highlight w:val="white"/>
          </w:rPr>
          <w:t xml:space="preserve">  </w:t>
        </w:r>
      </w:ins>
      <w:ins w:id="1229" w:author="Jeff Greenfield" w:date="2014-11-23T14:22:00Z">
        <w:r w:rsidR="00C65F21">
          <w:rPr>
            <w:rFonts w:ascii="Times New Roman" w:eastAsia="Times New Roman" w:hAnsi="Times New Roman" w:cs="Times New Roman"/>
            <w:sz w:val="24"/>
            <w:highlight w:val="white"/>
          </w:rPr>
          <w:t xml:space="preserve">In order to account for these possible selection biases, participants were asked for their age, gender, </w:t>
        </w:r>
      </w:ins>
      <w:ins w:id="1230" w:author="Jeff Greenfield" w:date="2014-11-23T14:24:00Z">
        <w:r w:rsidR="00C65F21">
          <w:rPr>
            <w:rFonts w:ascii="Times New Roman" w:eastAsia="Times New Roman" w:hAnsi="Times New Roman" w:cs="Times New Roman"/>
            <w:sz w:val="24"/>
            <w:highlight w:val="white"/>
          </w:rPr>
          <w:t>household income</w:t>
        </w:r>
      </w:ins>
      <w:ins w:id="1231" w:author="Jeff Greenfield" w:date="2014-11-23T15:02:00Z">
        <w:r w:rsidR="00A2353A">
          <w:rPr>
            <w:rFonts w:ascii="Times New Roman" w:eastAsia="Times New Roman" w:hAnsi="Times New Roman" w:cs="Times New Roman"/>
            <w:sz w:val="24"/>
            <w:highlight w:val="white"/>
          </w:rPr>
          <w:t>,</w:t>
        </w:r>
      </w:ins>
      <w:ins w:id="1232" w:author="Jeff Greenfield" w:date="2014-11-23T14:24:00Z">
        <w:r w:rsidR="00C65F21">
          <w:rPr>
            <w:rFonts w:ascii="Times New Roman" w:eastAsia="Times New Roman" w:hAnsi="Times New Roman" w:cs="Times New Roman"/>
            <w:sz w:val="24"/>
            <w:highlight w:val="white"/>
          </w:rPr>
          <w:t xml:space="preserve"> race/ethnicity</w:t>
        </w:r>
      </w:ins>
      <w:ins w:id="1233" w:author="Jeff Greenfield" w:date="2014-11-23T15:02:00Z">
        <w:r w:rsidR="00A2353A">
          <w:rPr>
            <w:rFonts w:ascii="Times New Roman" w:eastAsia="Times New Roman" w:hAnsi="Times New Roman" w:cs="Times New Roman"/>
            <w:sz w:val="24"/>
            <w:highlight w:val="white"/>
          </w:rPr>
          <w:t>, and video game usage</w:t>
        </w:r>
      </w:ins>
      <w:ins w:id="1234" w:author="Jeff Greenfield" w:date="2014-11-23T14:24:00Z">
        <w:r w:rsidR="00C65F21">
          <w:rPr>
            <w:rFonts w:ascii="Times New Roman" w:eastAsia="Times New Roman" w:hAnsi="Times New Roman" w:cs="Times New Roman"/>
            <w:sz w:val="24"/>
            <w:highlight w:val="white"/>
          </w:rPr>
          <w:t xml:space="preserve">.  </w:t>
        </w:r>
      </w:ins>
    </w:p>
    <w:p w:rsidR="00E24DF6" w:rsidRPr="00BE7BA6" w:rsidRDefault="00E24DF6" w:rsidP="00BE7BA6">
      <w:pPr>
        <w:numPr>
          <w:ins w:id="1235" w:author="Jeff Greenfield" w:date="2014-11-23T13:29:00Z"/>
        </w:numPr>
        <w:spacing w:line="480" w:lineRule="auto"/>
        <w:ind w:firstLine="720"/>
        <w:rPr>
          <w:ins w:id="1236" w:author="Jeff Greenfield" w:date="2014-11-23T13:04:00Z"/>
          <w:rFonts w:ascii="Times New Roman" w:eastAsia="Times New Roman" w:hAnsi="Times New Roman" w:cs="Times New Roman"/>
          <w:sz w:val="24"/>
          <w:highlight w:val="white"/>
          <w:rPrChange w:id="1237" w:author="Jeff Greenfield" w:date="2014-11-23T13:40:00Z">
            <w:rPr>
              <w:ins w:id="1238" w:author="Jeff Greenfield" w:date="2014-11-23T13:04:00Z"/>
              <w:rFonts w:ascii="Times New Roman" w:eastAsia="Times New Roman" w:hAnsi="Times New Roman" w:cs="Times New Roman"/>
              <w:b/>
              <w:sz w:val="24"/>
              <w:highlight w:val="white"/>
            </w:rPr>
          </w:rPrChange>
        </w:rPr>
        <w:pPrChange w:id="1239" w:author="Jeff Greenfield" w:date="2014-11-23T13:40:00Z">
          <w:pPr>
            <w:pStyle w:val="Normal1"/>
            <w:spacing w:line="480" w:lineRule="auto"/>
          </w:pPr>
        </w:pPrChange>
      </w:pPr>
      <w:ins w:id="1240" w:author="Jeff Greenfield" w:date="2014-11-23T13:04:00Z">
        <w:r>
          <w:rPr>
            <w:rFonts w:ascii="Times New Roman" w:eastAsia="Times New Roman" w:hAnsi="Times New Roman" w:cs="Times New Roman"/>
            <w:b/>
            <w:sz w:val="24"/>
            <w:highlight w:val="white"/>
          </w:rPr>
          <w:t>Neuroticism</w:t>
        </w:r>
      </w:ins>
      <w:ins w:id="1241" w:author="Jeff Greenfield" w:date="2014-11-23T13:25:00Z">
        <w:r w:rsidR="0038786A">
          <w:rPr>
            <w:rFonts w:ascii="Times New Roman" w:eastAsia="Times New Roman" w:hAnsi="Times New Roman" w:cs="Times New Roman"/>
            <w:b/>
            <w:sz w:val="24"/>
            <w:highlight w:val="white"/>
          </w:rPr>
          <w:t xml:space="preserve">.  </w:t>
        </w:r>
      </w:ins>
      <w:ins w:id="1242" w:author="Jeff Greenfield" w:date="2014-11-23T13:07:00Z">
        <w:r>
          <w:rPr>
            <w:rFonts w:ascii="Times New Roman" w:eastAsia="Times New Roman" w:hAnsi="Times New Roman" w:cs="Times New Roman"/>
            <w:sz w:val="24"/>
            <w:highlight w:val="white"/>
          </w:rPr>
          <w:t xml:space="preserve">This research </w:t>
        </w:r>
      </w:ins>
      <w:ins w:id="1243" w:author="Jeff Greenfield" w:date="2014-11-23T13:43:00Z">
        <w:r w:rsidR="00DC3460">
          <w:rPr>
            <w:rFonts w:ascii="Times New Roman" w:eastAsia="Times New Roman" w:hAnsi="Times New Roman" w:cs="Times New Roman"/>
            <w:sz w:val="24"/>
            <w:highlight w:val="white"/>
          </w:rPr>
          <w:t>cited</w:t>
        </w:r>
      </w:ins>
      <w:ins w:id="1244" w:author="Jeff Greenfield" w:date="2014-11-23T13:07:00Z">
        <w:r>
          <w:rPr>
            <w:rFonts w:ascii="Times New Roman" w:eastAsia="Times New Roman" w:hAnsi="Times New Roman" w:cs="Times New Roman"/>
            <w:sz w:val="24"/>
            <w:highlight w:val="white"/>
          </w:rPr>
          <w:t xml:space="preserve"> </w:t>
        </w:r>
      </w:ins>
      <w:ins w:id="1245" w:author="Jeff Greenfield" w:date="2014-11-23T13:08:00Z">
        <w:r>
          <w:rPr>
            <w:rFonts w:ascii="Times New Roman" w:eastAsia="Times New Roman" w:hAnsi="Times New Roman" w:cs="Times New Roman"/>
            <w:sz w:val="24"/>
            <w:highlight w:val="white"/>
          </w:rPr>
          <w:t xml:space="preserve">frustration response </w:t>
        </w:r>
      </w:ins>
      <w:ins w:id="1246" w:author="Jeff Greenfield" w:date="2014-11-23T13:34:00Z">
        <w:r w:rsidR="00BE7BA6">
          <w:rPr>
            <w:rFonts w:ascii="Times New Roman" w:eastAsia="Times New Roman" w:hAnsi="Times New Roman" w:cs="Times New Roman"/>
            <w:sz w:val="24"/>
            <w:highlight w:val="white"/>
          </w:rPr>
          <w:t xml:space="preserve">and avoidance of negative stimuli </w:t>
        </w:r>
      </w:ins>
      <w:ins w:id="1247" w:author="Jeff Greenfield" w:date="2014-11-23T13:43:00Z">
        <w:r w:rsidR="00DC3460">
          <w:rPr>
            <w:rFonts w:ascii="Times New Roman" w:eastAsia="Times New Roman" w:hAnsi="Times New Roman" w:cs="Times New Roman"/>
            <w:sz w:val="24"/>
            <w:highlight w:val="white"/>
          </w:rPr>
          <w:t>in</w:t>
        </w:r>
      </w:ins>
      <w:ins w:id="1248" w:author="Jeff Greenfield" w:date="2014-11-23T13:07:00Z">
        <w:r>
          <w:rPr>
            <w:rFonts w:ascii="Times New Roman" w:eastAsia="Times New Roman" w:hAnsi="Times New Roman" w:cs="Times New Roman"/>
            <w:sz w:val="24"/>
            <w:highlight w:val="white"/>
          </w:rPr>
          <w:t xml:space="preserve"> its theoretical justification.  Thu</w:t>
        </w:r>
        <w:r w:rsidR="002C36B5">
          <w:rPr>
            <w:rFonts w:ascii="Times New Roman" w:eastAsia="Times New Roman" w:hAnsi="Times New Roman" w:cs="Times New Roman"/>
            <w:sz w:val="24"/>
            <w:highlight w:val="white"/>
          </w:rPr>
          <w:t xml:space="preserve">s, it was important to check for individual response to </w:t>
        </w:r>
      </w:ins>
      <w:ins w:id="1249" w:author="Jeff Greenfield" w:date="2014-11-23T13:34:00Z">
        <w:r w:rsidR="00BE7BA6">
          <w:rPr>
            <w:rFonts w:ascii="Times New Roman" w:eastAsia="Times New Roman" w:hAnsi="Times New Roman" w:cs="Times New Roman"/>
            <w:sz w:val="24"/>
            <w:highlight w:val="white"/>
          </w:rPr>
          <w:t xml:space="preserve">these two factors </w:t>
        </w:r>
      </w:ins>
      <w:ins w:id="1250" w:author="Jeff Greenfield" w:date="2014-11-23T13:07:00Z">
        <w:r w:rsidR="002C36B5">
          <w:rPr>
            <w:rFonts w:ascii="Times New Roman" w:eastAsia="Times New Roman" w:hAnsi="Times New Roman" w:cs="Times New Roman"/>
            <w:sz w:val="24"/>
            <w:highlight w:val="white"/>
          </w:rPr>
          <w:t xml:space="preserve">to see how much of an effect </w:t>
        </w:r>
      </w:ins>
      <w:ins w:id="1251" w:author="Jeff Greenfield" w:date="2014-11-23T13:34:00Z">
        <w:r w:rsidR="00BE7BA6">
          <w:rPr>
            <w:rFonts w:ascii="Times New Roman" w:eastAsia="Times New Roman" w:hAnsi="Times New Roman" w:cs="Times New Roman"/>
            <w:sz w:val="24"/>
            <w:highlight w:val="white"/>
          </w:rPr>
          <w:t>they</w:t>
        </w:r>
      </w:ins>
      <w:ins w:id="1252" w:author="Jeff Greenfield" w:date="2014-11-23T13:07:00Z">
        <w:r w:rsidR="002C36B5">
          <w:rPr>
            <w:rFonts w:ascii="Times New Roman" w:eastAsia="Times New Roman" w:hAnsi="Times New Roman" w:cs="Times New Roman"/>
            <w:sz w:val="24"/>
            <w:highlight w:val="white"/>
          </w:rPr>
          <w:t xml:space="preserve"> would have on </w:t>
        </w:r>
      </w:ins>
      <w:ins w:id="1253" w:author="Jeff Greenfield" w:date="2014-11-23T13:10:00Z">
        <w:r w:rsidR="00BE7BA6">
          <w:rPr>
            <w:rFonts w:ascii="Times New Roman" w:eastAsia="Times New Roman" w:hAnsi="Times New Roman" w:cs="Times New Roman"/>
            <w:sz w:val="24"/>
            <w:highlight w:val="white"/>
          </w:rPr>
          <w:t>participant</w:t>
        </w:r>
        <w:r w:rsidR="002C36B5">
          <w:rPr>
            <w:rFonts w:ascii="Times New Roman" w:eastAsia="Times New Roman" w:hAnsi="Times New Roman" w:cs="Times New Roman"/>
            <w:sz w:val="24"/>
            <w:highlight w:val="white"/>
          </w:rPr>
          <w:t xml:space="preserve"> choices.  </w:t>
        </w:r>
      </w:ins>
      <w:ins w:id="1254" w:author="Jeff Greenfield" w:date="2014-11-23T13:37:00Z">
        <w:r w:rsidR="00BE7BA6">
          <w:rPr>
            <w:rFonts w:ascii="Times New Roman" w:eastAsia="Times New Roman" w:hAnsi="Times New Roman" w:cs="Times New Roman"/>
            <w:sz w:val="24"/>
            <w:highlight w:val="white"/>
          </w:rPr>
          <w:t xml:space="preserve">According to </w:t>
        </w:r>
        <w:proofErr w:type="spellStart"/>
        <w:r w:rsidR="00BE7BA6">
          <w:rPr>
            <w:rFonts w:ascii="Times New Roman" w:eastAsia="Times New Roman" w:hAnsi="Times New Roman" w:cs="Times New Roman"/>
            <w:sz w:val="24"/>
            <w:highlight w:val="white"/>
          </w:rPr>
          <w:t>Jeroniumus</w:t>
        </w:r>
        <w:proofErr w:type="spellEnd"/>
        <w:r w:rsidR="00BE7BA6">
          <w:rPr>
            <w:rFonts w:ascii="Times New Roman" w:eastAsia="Times New Roman" w:hAnsi="Times New Roman" w:cs="Times New Roman"/>
            <w:sz w:val="24"/>
            <w:highlight w:val="white"/>
          </w:rPr>
          <w:t xml:space="preserve">, </w:t>
        </w:r>
        <w:proofErr w:type="spellStart"/>
        <w:r w:rsidR="00BE7BA6">
          <w:rPr>
            <w:rFonts w:ascii="Times New Roman" w:eastAsia="Times New Roman" w:hAnsi="Times New Roman" w:cs="Times New Roman"/>
            <w:sz w:val="24"/>
            <w:highlight w:val="white"/>
          </w:rPr>
          <w:t>Riese</w:t>
        </w:r>
        <w:proofErr w:type="spellEnd"/>
        <w:r w:rsidR="00BE7BA6">
          <w:rPr>
            <w:rFonts w:ascii="Times New Roman" w:eastAsia="Times New Roman" w:hAnsi="Times New Roman" w:cs="Times New Roman"/>
            <w:sz w:val="24"/>
            <w:highlight w:val="white"/>
          </w:rPr>
          <w:t xml:space="preserve">, </w:t>
        </w:r>
        <w:proofErr w:type="spellStart"/>
        <w:r w:rsidR="00BE7BA6">
          <w:rPr>
            <w:rFonts w:ascii="Times New Roman" w:eastAsia="Times New Roman" w:hAnsi="Times New Roman" w:cs="Times New Roman"/>
            <w:sz w:val="24"/>
            <w:highlight w:val="white"/>
          </w:rPr>
          <w:t>Sanderman</w:t>
        </w:r>
        <w:proofErr w:type="spellEnd"/>
        <w:r w:rsidR="00BE7BA6">
          <w:rPr>
            <w:rFonts w:ascii="Times New Roman" w:eastAsia="Times New Roman" w:hAnsi="Times New Roman" w:cs="Times New Roman"/>
            <w:sz w:val="24"/>
            <w:highlight w:val="white"/>
          </w:rPr>
          <w:t xml:space="preserve"> &amp; </w:t>
        </w:r>
        <w:proofErr w:type="spellStart"/>
        <w:r w:rsidR="00BE7BA6">
          <w:rPr>
            <w:rFonts w:ascii="Times New Roman" w:eastAsia="Times New Roman" w:hAnsi="Times New Roman" w:cs="Times New Roman"/>
            <w:sz w:val="24"/>
            <w:highlight w:val="white"/>
          </w:rPr>
          <w:t>Ormel</w:t>
        </w:r>
        <w:proofErr w:type="spellEnd"/>
        <w:r w:rsidR="00BE7BA6">
          <w:rPr>
            <w:rFonts w:ascii="Times New Roman" w:eastAsia="Times New Roman" w:hAnsi="Times New Roman" w:cs="Times New Roman"/>
            <w:sz w:val="24"/>
            <w:highlight w:val="white"/>
          </w:rPr>
          <w:t xml:space="preserve"> (2014), “</w:t>
        </w:r>
      </w:ins>
      <w:ins w:id="1255" w:author="Jeff Greenfield" w:date="2014-11-23T13:45:00Z">
        <w:r w:rsidR="00DC3460">
          <w:rPr>
            <w:rFonts w:ascii="Times New Roman" w:eastAsia="Times New Roman" w:hAnsi="Times New Roman" w:cs="Times New Roman"/>
            <w:sz w:val="24"/>
            <w:highlight w:val="white"/>
          </w:rPr>
          <w:t>n</w:t>
        </w:r>
      </w:ins>
      <w:ins w:id="1256" w:author="Jeff Greenfield" w:date="2014-11-23T13:37:00Z">
        <w:r w:rsidR="00BE7BA6" w:rsidRPr="00BE7BA6">
          <w:rPr>
            <w:rFonts w:ascii="Times New Roman" w:eastAsia="Times New Roman" w:hAnsi="Times New Roman" w:cs="Times New Roman"/>
            <w:sz w:val="24"/>
            <w:highlight w:val="white"/>
            <w:rPrChange w:id="1257" w:author="Jeff Greenfield" w:date="2014-11-23T13:37:00Z">
              <w:rPr>
                <w:rFonts w:ascii="Helvetica" w:hAnsi="Helvetica"/>
                <w:color w:val="333333"/>
                <w:sz w:val="19"/>
                <w:szCs w:val="19"/>
              </w:rPr>
            </w:rPrChange>
          </w:rPr>
          <w:t>euroticism is defined as the propensity to experience distress and negative emotions</w:t>
        </w:r>
      </w:ins>
      <w:ins w:id="1258" w:author="Jeff Greenfield" w:date="2014-11-23T13:44:00Z">
        <w:r w:rsidR="00DC3460">
          <w:rPr>
            <w:rFonts w:ascii="Times New Roman" w:eastAsia="Times New Roman" w:hAnsi="Times New Roman" w:cs="Times New Roman"/>
            <w:sz w:val="24"/>
            <w:highlight w:val="white"/>
          </w:rPr>
          <w:t>”</w:t>
        </w:r>
      </w:ins>
      <w:ins w:id="1259" w:author="Jeff Greenfield" w:date="2014-11-23T13:47:00Z">
        <w:r w:rsidR="00DC3460">
          <w:rPr>
            <w:rFonts w:ascii="Times New Roman" w:eastAsia="Times New Roman" w:hAnsi="Times New Roman" w:cs="Times New Roman"/>
            <w:sz w:val="24"/>
            <w:highlight w:val="white"/>
          </w:rPr>
          <w:t>, making neuroticism a good proxy for reactivity to negative stimuli</w:t>
        </w:r>
      </w:ins>
      <w:ins w:id="1260" w:author="Jeff Greenfield" w:date="2014-11-23T13:45:00Z">
        <w:r w:rsidR="00DC3460">
          <w:rPr>
            <w:rFonts w:ascii="Times New Roman" w:eastAsia="Times New Roman" w:hAnsi="Times New Roman" w:cs="Times New Roman"/>
            <w:sz w:val="24"/>
            <w:highlight w:val="white"/>
          </w:rPr>
          <w:t>.</w:t>
        </w:r>
      </w:ins>
      <w:ins w:id="1261" w:author="Jeff Greenfield" w:date="2014-11-23T13:44:00Z">
        <w:r w:rsidR="00DC3460">
          <w:rPr>
            <w:rFonts w:ascii="Times New Roman" w:eastAsia="Times New Roman" w:hAnsi="Times New Roman" w:cs="Times New Roman"/>
            <w:sz w:val="24"/>
            <w:highlight w:val="white"/>
          </w:rPr>
          <w:t xml:space="preserve">  Additionally, </w:t>
        </w:r>
      </w:ins>
      <w:ins w:id="1262" w:author="Jeff Greenfield" w:date="2014-11-23T13:46:00Z">
        <w:r w:rsidR="00DC3460">
          <w:rPr>
            <w:rFonts w:ascii="Times New Roman" w:eastAsia="Times New Roman" w:hAnsi="Times New Roman" w:cs="Times New Roman"/>
            <w:sz w:val="24"/>
            <w:highlight w:val="white"/>
          </w:rPr>
          <w:t>f</w:t>
        </w:r>
      </w:ins>
      <w:ins w:id="1263" w:author="Jeff Greenfield" w:date="2014-11-23T13:29:00Z">
        <w:r w:rsidR="0038786A">
          <w:rPr>
            <w:rFonts w:ascii="Times New Roman" w:eastAsia="Times New Roman" w:hAnsi="Times New Roman" w:cs="Times New Roman"/>
            <w:sz w:val="24"/>
            <w:highlight w:val="white"/>
          </w:rPr>
          <w:t xml:space="preserve">rustration tolerance is inversely correlated with the </w:t>
        </w:r>
        <w:r w:rsidR="00BE7BA6">
          <w:rPr>
            <w:rFonts w:ascii="Times New Roman" w:eastAsia="Times New Roman" w:hAnsi="Times New Roman" w:cs="Times New Roman"/>
            <w:sz w:val="24"/>
            <w:highlight w:val="white"/>
          </w:rPr>
          <w:t>neuroticism trait</w:t>
        </w:r>
      </w:ins>
      <w:ins w:id="1264" w:author="Jeff Greenfield" w:date="2014-11-23T13:30:00Z">
        <w:r w:rsidR="00BE7BA6">
          <w:rPr>
            <w:rFonts w:ascii="Times New Roman" w:eastAsia="Times New Roman" w:hAnsi="Times New Roman" w:cs="Times New Roman"/>
            <w:sz w:val="24"/>
            <w:highlight w:val="white"/>
          </w:rPr>
          <w:t xml:space="preserve"> (</w:t>
        </w:r>
        <w:proofErr w:type="spellStart"/>
        <w:r w:rsidR="00BE7BA6">
          <w:rPr>
            <w:rFonts w:ascii="Times New Roman" w:eastAsia="Times New Roman" w:hAnsi="Times New Roman" w:cs="Times New Roman"/>
            <w:sz w:val="24"/>
            <w:highlight w:val="white"/>
          </w:rPr>
          <w:t>Kundu</w:t>
        </w:r>
        <w:proofErr w:type="spellEnd"/>
        <w:r w:rsidR="00BE7BA6">
          <w:rPr>
            <w:rFonts w:ascii="Times New Roman" w:eastAsia="Times New Roman" w:hAnsi="Times New Roman" w:cs="Times New Roman"/>
            <w:sz w:val="24"/>
            <w:highlight w:val="white"/>
          </w:rPr>
          <w:t xml:space="preserve"> &amp; </w:t>
        </w:r>
        <w:proofErr w:type="spellStart"/>
        <w:r w:rsidR="00BE7BA6">
          <w:rPr>
            <w:rFonts w:ascii="Times New Roman" w:eastAsia="Times New Roman" w:hAnsi="Times New Roman" w:cs="Times New Roman"/>
            <w:sz w:val="24"/>
            <w:highlight w:val="white"/>
          </w:rPr>
          <w:t>Basu</w:t>
        </w:r>
        <w:proofErr w:type="spellEnd"/>
        <w:r w:rsidR="00BE7BA6">
          <w:rPr>
            <w:rFonts w:ascii="Times New Roman" w:eastAsia="Times New Roman" w:hAnsi="Times New Roman" w:cs="Times New Roman"/>
            <w:sz w:val="24"/>
            <w:highlight w:val="white"/>
          </w:rPr>
          <w:t>, 1991)</w:t>
        </w:r>
      </w:ins>
      <w:ins w:id="1265" w:author="Jeff Greenfield" w:date="2014-11-23T13:29:00Z">
        <w:r w:rsidR="00BE7BA6">
          <w:rPr>
            <w:rFonts w:ascii="Times New Roman" w:eastAsia="Times New Roman" w:hAnsi="Times New Roman" w:cs="Times New Roman"/>
            <w:sz w:val="24"/>
            <w:highlight w:val="white"/>
          </w:rPr>
          <w:t xml:space="preserve">.  </w:t>
        </w:r>
      </w:ins>
      <w:ins w:id="1266" w:author="Jeff Greenfield" w:date="2014-11-23T13:40:00Z">
        <w:r w:rsidR="00DC3460">
          <w:rPr>
            <w:rFonts w:ascii="Times New Roman" w:eastAsia="Times New Roman" w:hAnsi="Times New Roman" w:cs="Times New Roman"/>
            <w:sz w:val="24"/>
            <w:highlight w:val="white"/>
          </w:rPr>
          <w:t xml:space="preserve">Thus, </w:t>
        </w:r>
      </w:ins>
      <w:ins w:id="1267" w:author="Jeff Greenfield" w:date="2014-11-23T13:41:00Z">
        <w:r w:rsidR="00DC3460">
          <w:rPr>
            <w:rFonts w:ascii="Times New Roman" w:eastAsia="Times New Roman" w:hAnsi="Times New Roman" w:cs="Times New Roman"/>
            <w:sz w:val="24"/>
            <w:highlight w:val="white"/>
          </w:rPr>
          <w:t xml:space="preserve">assessing for the neuroticism trait in participants was </w:t>
        </w:r>
      </w:ins>
      <w:ins w:id="1268" w:author="Jeff Greenfield" w:date="2014-11-23T13:42:00Z">
        <w:r w:rsidR="00DC3460">
          <w:rPr>
            <w:rFonts w:ascii="Times New Roman" w:eastAsia="Times New Roman" w:hAnsi="Times New Roman" w:cs="Times New Roman"/>
            <w:sz w:val="24"/>
            <w:highlight w:val="white"/>
          </w:rPr>
          <w:t>an appropriate way</w:t>
        </w:r>
      </w:ins>
      <w:ins w:id="1269" w:author="Jeff Greenfield" w:date="2014-11-23T13:41:00Z">
        <w:r w:rsidR="00DC3460">
          <w:rPr>
            <w:rFonts w:ascii="Times New Roman" w:eastAsia="Times New Roman" w:hAnsi="Times New Roman" w:cs="Times New Roman"/>
            <w:sz w:val="24"/>
            <w:highlight w:val="white"/>
          </w:rPr>
          <w:t xml:space="preserve"> to control for both of these </w:t>
        </w:r>
      </w:ins>
      <w:ins w:id="1270" w:author="Jeff Greenfield" w:date="2014-11-23T13:40:00Z">
        <w:r w:rsidR="00DC3460">
          <w:rPr>
            <w:rFonts w:ascii="Times New Roman" w:eastAsia="Times New Roman" w:hAnsi="Times New Roman" w:cs="Times New Roman"/>
            <w:sz w:val="24"/>
            <w:highlight w:val="white"/>
          </w:rPr>
          <w:t xml:space="preserve">factors.  </w:t>
        </w:r>
      </w:ins>
    </w:p>
    <w:p w:rsidR="00406FA6" w:rsidRPr="0038786A" w:rsidRDefault="0050710C" w:rsidP="0038786A">
      <w:pPr>
        <w:pStyle w:val="Normal1"/>
        <w:numPr>
          <w:ins w:id="1271" w:author="Jeff Greenfield" w:date="2014-11-22T15:11:00Z"/>
        </w:numPr>
        <w:spacing w:line="480" w:lineRule="auto"/>
        <w:ind w:firstLine="720"/>
        <w:rPr>
          <w:ins w:id="1272" w:author="Jeff Greenfield" w:date="2014-11-22T15:26:00Z"/>
          <w:rFonts w:ascii="Times New Roman" w:eastAsia="Times New Roman" w:hAnsi="Times New Roman" w:cs="Times New Roman"/>
          <w:b/>
          <w:sz w:val="24"/>
          <w:highlight w:val="white"/>
          <w:rPrChange w:id="1273" w:author="Jeff Greenfield" w:date="2014-11-23T13:25:00Z">
            <w:rPr>
              <w:ins w:id="1274" w:author="Jeff Greenfield" w:date="2014-11-22T15:26:00Z"/>
              <w:rFonts w:ascii="Times New Roman" w:eastAsia="Times New Roman" w:hAnsi="Times New Roman" w:cs="Times New Roman"/>
              <w:sz w:val="24"/>
              <w:highlight w:val="white"/>
            </w:rPr>
          </w:rPrChange>
        </w:rPr>
        <w:pPrChange w:id="1275" w:author="Jeff Greenfield" w:date="2014-11-23T13:25:00Z">
          <w:pPr>
            <w:pStyle w:val="Normal1"/>
            <w:spacing w:line="480" w:lineRule="auto"/>
          </w:pPr>
        </w:pPrChange>
      </w:pPr>
      <w:ins w:id="1276" w:author="Jeff Greenfield" w:date="2014-11-22T15:11:00Z">
        <w:r w:rsidRPr="00BD4038">
          <w:rPr>
            <w:rFonts w:ascii="Times New Roman" w:eastAsia="Times New Roman" w:hAnsi="Times New Roman" w:cs="Times New Roman"/>
            <w:b/>
            <w:sz w:val="24"/>
            <w:highlight w:val="white"/>
          </w:rPr>
          <w:t>Learning Modalities</w:t>
        </w:r>
      </w:ins>
      <w:ins w:id="1277" w:author="Jeff Greenfield" w:date="2014-11-23T13:25:00Z">
        <w:r w:rsidR="0038786A">
          <w:rPr>
            <w:rFonts w:ascii="Times New Roman" w:eastAsia="Times New Roman" w:hAnsi="Times New Roman" w:cs="Times New Roman"/>
            <w:b/>
            <w:sz w:val="24"/>
            <w:highlight w:val="white"/>
          </w:rPr>
          <w:t xml:space="preserve">.  </w:t>
        </w:r>
      </w:ins>
      <w:ins w:id="1278" w:author="Jeff Greenfield" w:date="2014-11-22T15:11:00Z">
        <w:r>
          <w:rPr>
            <w:rFonts w:ascii="Times New Roman" w:eastAsia="Times New Roman" w:hAnsi="Times New Roman" w:cs="Times New Roman"/>
            <w:sz w:val="24"/>
            <w:highlight w:val="white"/>
          </w:rPr>
          <w:t xml:space="preserve">Since this research explicitly used learning as part of its theoretical justification, it was important to make sure that any learning related confounds </w:t>
        </w:r>
      </w:ins>
      <w:ins w:id="1279" w:author="Jeff Greenfield" w:date="2014-11-22T15:14:00Z">
        <w:r>
          <w:rPr>
            <w:rFonts w:ascii="Times New Roman" w:eastAsia="Times New Roman" w:hAnsi="Times New Roman" w:cs="Times New Roman"/>
            <w:sz w:val="24"/>
            <w:highlight w:val="white"/>
          </w:rPr>
          <w:t>were</w:t>
        </w:r>
      </w:ins>
      <w:ins w:id="1280" w:author="Jeff Greenfield" w:date="2014-11-22T15:11:00Z">
        <w:r>
          <w:rPr>
            <w:rFonts w:ascii="Times New Roman" w:eastAsia="Times New Roman" w:hAnsi="Times New Roman" w:cs="Times New Roman"/>
            <w:sz w:val="24"/>
            <w:highlight w:val="white"/>
          </w:rPr>
          <w:t xml:space="preserve"> minimized.  </w:t>
        </w:r>
      </w:ins>
      <w:ins w:id="1281" w:author="Jeff Greenfield" w:date="2014-11-22T15:25:00Z">
        <w:r w:rsidR="00406FA6">
          <w:rPr>
            <w:rFonts w:ascii="Times New Roman" w:eastAsia="Times New Roman" w:hAnsi="Times New Roman" w:cs="Times New Roman"/>
            <w:sz w:val="24"/>
            <w:highlight w:val="white"/>
          </w:rPr>
          <w:t xml:space="preserve">Specifically, </w:t>
        </w:r>
      </w:ins>
      <w:ins w:id="1282" w:author="Jeff Greenfield" w:date="2014-11-22T15:26:00Z">
        <w:r w:rsidR="00406FA6">
          <w:rPr>
            <w:rFonts w:ascii="Times New Roman" w:eastAsia="Times New Roman" w:hAnsi="Times New Roman" w:cs="Times New Roman"/>
            <w:sz w:val="24"/>
            <w:highlight w:val="white"/>
          </w:rPr>
          <w:t xml:space="preserve">slower learning </w:t>
        </w:r>
      </w:ins>
      <w:ins w:id="1283" w:author="Jeff Greenfield" w:date="2014-11-22T15:28:00Z">
        <w:r w:rsidR="00406FA6">
          <w:rPr>
            <w:rFonts w:ascii="Times New Roman" w:eastAsia="Times New Roman" w:hAnsi="Times New Roman" w:cs="Times New Roman"/>
            <w:sz w:val="24"/>
            <w:highlight w:val="white"/>
          </w:rPr>
          <w:t>might</w:t>
        </w:r>
      </w:ins>
      <w:ins w:id="1284" w:author="Jeff Greenfield" w:date="2014-11-22T15:26:00Z">
        <w:r w:rsidR="00406FA6">
          <w:rPr>
            <w:rFonts w:ascii="Times New Roman" w:eastAsia="Times New Roman" w:hAnsi="Times New Roman" w:cs="Times New Roman"/>
            <w:sz w:val="24"/>
            <w:highlight w:val="white"/>
          </w:rPr>
          <w:t xml:space="preserve"> </w:t>
        </w:r>
      </w:ins>
      <w:ins w:id="1285" w:author="Jeff Greenfield" w:date="2014-11-22T15:31:00Z">
        <w:r w:rsidR="00406FA6">
          <w:rPr>
            <w:rFonts w:ascii="Times New Roman" w:eastAsia="Times New Roman" w:hAnsi="Times New Roman" w:cs="Times New Roman"/>
            <w:sz w:val="24"/>
            <w:highlight w:val="white"/>
          </w:rPr>
          <w:t xml:space="preserve">have </w:t>
        </w:r>
      </w:ins>
      <w:ins w:id="1286" w:author="Jeff Greenfield" w:date="2014-11-22T15:26:00Z">
        <w:r w:rsidR="00406FA6">
          <w:rPr>
            <w:rFonts w:ascii="Times New Roman" w:eastAsia="Times New Roman" w:hAnsi="Times New Roman" w:cs="Times New Roman"/>
            <w:sz w:val="24"/>
            <w:highlight w:val="white"/>
          </w:rPr>
          <w:t>increase</w:t>
        </w:r>
      </w:ins>
      <w:ins w:id="1287" w:author="Jeff Greenfield" w:date="2014-11-22T15:31:00Z">
        <w:r w:rsidR="00406FA6">
          <w:rPr>
            <w:rFonts w:ascii="Times New Roman" w:eastAsia="Times New Roman" w:hAnsi="Times New Roman" w:cs="Times New Roman"/>
            <w:sz w:val="24"/>
            <w:highlight w:val="white"/>
          </w:rPr>
          <w:t>d</w:t>
        </w:r>
      </w:ins>
      <w:ins w:id="1288" w:author="Jeff Greenfield" w:date="2014-11-22T15:26:00Z">
        <w:r w:rsidR="00406FA6">
          <w:rPr>
            <w:rFonts w:ascii="Times New Roman" w:eastAsia="Times New Roman" w:hAnsi="Times New Roman" w:cs="Times New Roman"/>
            <w:sz w:val="24"/>
            <w:highlight w:val="white"/>
          </w:rPr>
          <w:t xml:space="preserve"> the rate of </w:t>
        </w:r>
      </w:ins>
      <w:ins w:id="1289" w:author="Jeff Greenfield" w:date="2014-11-22T15:25:00Z">
        <w:r w:rsidR="00406FA6">
          <w:rPr>
            <w:rFonts w:ascii="Times New Roman" w:eastAsia="Times New Roman" w:hAnsi="Times New Roman" w:cs="Times New Roman"/>
            <w:sz w:val="24"/>
            <w:highlight w:val="white"/>
          </w:rPr>
          <w:t xml:space="preserve">getting answers wrong on a </w:t>
        </w:r>
      </w:ins>
      <w:ins w:id="1290" w:author="Jeff Greenfield" w:date="2014-11-22T15:26:00Z">
        <w:r w:rsidR="00406FA6">
          <w:rPr>
            <w:rFonts w:ascii="Times New Roman" w:eastAsia="Times New Roman" w:hAnsi="Times New Roman" w:cs="Times New Roman"/>
            <w:sz w:val="24"/>
            <w:highlight w:val="white"/>
          </w:rPr>
          <w:t>task</w:t>
        </w:r>
      </w:ins>
      <w:ins w:id="1291" w:author="Jeff Greenfield" w:date="2014-11-22T15:25:00Z">
        <w:r w:rsidR="00406FA6">
          <w:rPr>
            <w:rFonts w:ascii="Times New Roman" w:eastAsia="Times New Roman" w:hAnsi="Times New Roman" w:cs="Times New Roman"/>
            <w:sz w:val="24"/>
            <w:highlight w:val="white"/>
          </w:rPr>
          <w:t xml:space="preserve">.  </w:t>
        </w:r>
      </w:ins>
      <w:ins w:id="1292" w:author="Jeff Greenfield" w:date="2014-11-22T15:26:00Z">
        <w:r w:rsidR="00406FA6">
          <w:rPr>
            <w:rFonts w:ascii="Times New Roman" w:eastAsia="Times New Roman" w:hAnsi="Times New Roman" w:cs="Times New Roman"/>
            <w:sz w:val="24"/>
            <w:highlight w:val="white"/>
          </w:rPr>
          <w:t xml:space="preserve">This would likely </w:t>
        </w:r>
      </w:ins>
      <w:ins w:id="1293" w:author="Jeff Greenfield" w:date="2014-11-22T15:30:00Z">
        <w:r w:rsidR="00406FA6">
          <w:rPr>
            <w:rFonts w:ascii="Times New Roman" w:eastAsia="Times New Roman" w:hAnsi="Times New Roman" w:cs="Times New Roman"/>
            <w:sz w:val="24"/>
            <w:highlight w:val="white"/>
          </w:rPr>
          <w:t xml:space="preserve">have </w:t>
        </w:r>
      </w:ins>
      <w:ins w:id="1294" w:author="Jeff Greenfield" w:date="2014-11-22T15:26:00Z">
        <w:r w:rsidR="00406FA6">
          <w:rPr>
            <w:rFonts w:ascii="Times New Roman" w:eastAsia="Times New Roman" w:hAnsi="Times New Roman" w:cs="Times New Roman"/>
            <w:sz w:val="24"/>
            <w:highlight w:val="white"/>
          </w:rPr>
          <w:t>increase</w:t>
        </w:r>
      </w:ins>
      <w:ins w:id="1295" w:author="Jeff Greenfield" w:date="2014-11-22T15:30:00Z">
        <w:r w:rsidR="00406FA6">
          <w:rPr>
            <w:rFonts w:ascii="Times New Roman" w:eastAsia="Times New Roman" w:hAnsi="Times New Roman" w:cs="Times New Roman"/>
            <w:sz w:val="24"/>
            <w:highlight w:val="white"/>
          </w:rPr>
          <w:t>d</w:t>
        </w:r>
      </w:ins>
      <w:ins w:id="1296" w:author="Jeff Greenfield" w:date="2014-11-22T15:26:00Z">
        <w:r w:rsidR="00406FA6">
          <w:rPr>
            <w:rFonts w:ascii="Times New Roman" w:eastAsia="Times New Roman" w:hAnsi="Times New Roman" w:cs="Times New Roman"/>
            <w:sz w:val="24"/>
            <w:highlight w:val="white"/>
          </w:rPr>
          <w:t xml:space="preserve"> frustration levels and</w:t>
        </w:r>
      </w:ins>
      <w:ins w:id="1297" w:author="Jeff Greenfield" w:date="2014-11-22T15:27:00Z">
        <w:r w:rsidR="00406FA6">
          <w:rPr>
            <w:rFonts w:ascii="Times New Roman" w:eastAsia="Times New Roman" w:hAnsi="Times New Roman" w:cs="Times New Roman"/>
            <w:sz w:val="24"/>
            <w:highlight w:val="white"/>
          </w:rPr>
          <w:t xml:space="preserve"> </w:t>
        </w:r>
      </w:ins>
      <w:ins w:id="1298" w:author="Jeff Greenfield" w:date="2014-11-22T15:29:00Z">
        <w:r w:rsidR="00406FA6">
          <w:rPr>
            <w:rFonts w:ascii="Times New Roman" w:eastAsia="Times New Roman" w:hAnsi="Times New Roman" w:cs="Times New Roman"/>
            <w:sz w:val="24"/>
            <w:highlight w:val="white"/>
          </w:rPr>
          <w:t>decrease</w:t>
        </w:r>
      </w:ins>
      <w:ins w:id="1299" w:author="Jeff Greenfield" w:date="2014-11-22T15:31:00Z">
        <w:r w:rsidR="00406FA6">
          <w:rPr>
            <w:rFonts w:ascii="Times New Roman" w:eastAsia="Times New Roman" w:hAnsi="Times New Roman" w:cs="Times New Roman"/>
            <w:sz w:val="24"/>
            <w:highlight w:val="white"/>
          </w:rPr>
          <w:t>d</w:t>
        </w:r>
      </w:ins>
      <w:ins w:id="1300" w:author="Jeff Greenfield" w:date="2014-11-22T15:29:00Z">
        <w:r w:rsidR="00406FA6">
          <w:rPr>
            <w:rFonts w:ascii="Times New Roman" w:eastAsia="Times New Roman" w:hAnsi="Times New Roman" w:cs="Times New Roman"/>
            <w:sz w:val="24"/>
            <w:highlight w:val="white"/>
          </w:rPr>
          <w:t xml:space="preserve"> </w:t>
        </w:r>
      </w:ins>
      <w:ins w:id="1301" w:author="Jeff Greenfield" w:date="2014-11-22T15:27:00Z">
        <w:r w:rsidR="00406FA6">
          <w:rPr>
            <w:rFonts w:ascii="Times New Roman" w:eastAsia="Times New Roman" w:hAnsi="Times New Roman" w:cs="Times New Roman"/>
            <w:sz w:val="24"/>
            <w:highlight w:val="white"/>
          </w:rPr>
          <w:t xml:space="preserve">the level of difficulty with which a user </w:t>
        </w:r>
      </w:ins>
      <w:ins w:id="1302" w:author="Jeff Greenfield" w:date="2014-11-22T15:30:00Z">
        <w:r w:rsidR="00406FA6">
          <w:rPr>
            <w:rFonts w:ascii="Times New Roman" w:eastAsia="Times New Roman" w:hAnsi="Times New Roman" w:cs="Times New Roman"/>
            <w:sz w:val="24"/>
            <w:highlight w:val="white"/>
          </w:rPr>
          <w:t>felt</w:t>
        </w:r>
      </w:ins>
      <w:ins w:id="1303" w:author="Jeff Greenfield" w:date="2014-11-22T15:27:00Z">
        <w:r w:rsidR="00406FA6">
          <w:rPr>
            <w:rFonts w:ascii="Times New Roman" w:eastAsia="Times New Roman" w:hAnsi="Times New Roman" w:cs="Times New Roman"/>
            <w:sz w:val="24"/>
            <w:highlight w:val="white"/>
          </w:rPr>
          <w:t xml:space="preserve"> most comfortable.  </w:t>
        </w:r>
      </w:ins>
    </w:p>
    <w:p w:rsidR="00A2353A" w:rsidRPr="00A2353A" w:rsidRDefault="0050710C" w:rsidP="00A2353A">
      <w:pPr>
        <w:pStyle w:val="Normal1"/>
        <w:numPr>
          <w:ins w:id="1304" w:author="Jeff Greenfield" w:date="2014-11-23T15:02:00Z"/>
        </w:numPr>
        <w:spacing w:line="480" w:lineRule="auto"/>
        <w:ind w:firstLine="720"/>
        <w:rPr>
          <w:rFonts w:ascii="Times New Roman" w:eastAsia="Times New Roman" w:hAnsi="Times New Roman" w:cs="Times New Roman"/>
          <w:sz w:val="24"/>
          <w:rPrChange w:id="1305" w:author="Jeff Greenfield" w:date="2014-11-23T15:02:00Z">
            <w:rPr>
              <w:rFonts w:ascii="Times New Roman" w:hAnsi="Times New Roman"/>
              <w:sz w:val="24"/>
            </w:rPr>
          </w:rPrChange>
        </w:rPr>
        <w:pPrChange w:id="1306" w:author="Jeff Greenfield" w:date="2014-11-23T15:02:00Z">
          <w:pPr>
            <w:pStyle w:val="Normal1"/>
            <w:spacing w:line="480" w:lineRule="auto"/>
            <w:ind w:firstLine="720"/>
          </w:pPr>
        </w:pPrChange>
      </w:pPr>
      <w:ins w:id="1307" w:author="Jeff Greenfield" w:date="2014-11-22T15:11:00Z">
        <w:r>
          <w:rPr>
            <w:rFonts w:ascii="Times New Roman" w:eastAsia="Times New Roman" w:hAnsi="Times New Roman" w:cs="Times New Roman"/>
            <w:sz w:val="24"/>
            <w:highlight w:val="white"/>
          </w:rPr>
          <w:t>A p</w:t>
        </w:r>
        <w:r w:rsidRPr="004B143D">
          <w:rPr>
            <w:rFonts w:ascii="Times New Roman" w:eastAsia="Times New Roman" w:hAnsi="Times New Roman" w:cs="Times New Roman"/>
            <w:sz w:val="24"/>
            <w:highlight w:val="white"/>
          </w:rPr>
          <w:t xml:space="preserve">ossible </w:t>
        </w:r>
      </w:ins>
      <w:ins w:id="1308" w:author="Jeff Greenfield" w:date="2014-11-22T15:30:00Z">
        <w:r w:rsidR="00406FA6">
          <w:rPr>
            <w:rFonts w:ascii="Times New Roman" w:eastAsia="Times New Roman" w:hAnsi="Times New Roman" w:cs="Times New Roman"/>
            <w:sz w:val="24"/>
            <w:highlight w:val="white"/>
          </w:rPr>
          <w:t>factor affecting learning</w:t>
        </w:r>
      </w:ins>
      <w:commentRangeStart w:id="1309"/>
      <w:ins w:id="1310" w:author="Jeff Greenfield" w:date="2014-11-22T15:11:00Z">
        <w:r w:rsidRPr="004B143D">
          <w:rPr>
            <w:rFonts w:ascii="Times New Roman" w:eastAsia="Times New Roman" w:hAnsi="Times New Roman" w:cs="Times New Roman"/>
            <w:sz w:val="24"/>
            <w:highlight w:val="white"/>
          </w:rPr>
          <w:t xml:space="preserve"> </w:t>
        </w:r>
        <w:commentRangeEnd w:id="1309"/>
        <w:r>
          <w:rPr>
            <w:rStyle w:val="CommentReference"/>
          </w:rPr>
          <w:commentReference w:id="1309"/>
        </w:r>
      </w:ins>
      <w:ins w:id="1311" w:author="Jeff Greenfield" w:date="2014-11-22T15:31:00Z">
        <w:r w:rsidR="00406FA6">
          <w:rPr>
            <w:rFonts w:ascii="Times New Roman" w:eastAsia="Times New Roman" w:hAnsi="Times New Roman" w:cs="Times New Roman"/>
            <w:sz w:val="24"/>
            <w:highlight w:val="white"/>
          </w:rPr>
          <w:t>was</w:t>
        </w:r>
      </w:ins>
      <w:ins w:id="1312" w:author="Jeff Greenfield" w:date="2014-11-22T15:11:00Z">
        <w:r w:rsidRPr="004B143D">
          <w:rPr>
            <w:rFonts w:ascii="Times New Roman" w:eastAsia="Times New Roman" w:hAnsi="Times New Roman" w:cs="Times New Roman"/>
            <w:sz w:val="24"/>
            <w:highlight w:val="white"/>
          </w:rPr>
          <w:t xml:space="preserve"> the participant’s preferred learning modality, which is the mode through which the learner most readily absorbs information.</w:t>
        </w:r>
        <w:r>
          <w:rPr>
            <w:rFonts w:ascii="Times New Roman" w:eastAsia="Times New Roman" w:hAnsi="Times New Roman" w:cs="Times New Roman"/>
            <w:sz w:val="24"/>
            <w:highlight w:val="white"/>
          </w:rPr>
          <w:t xml:space="preserve">  </w:t>
        </w:r>
        <w:r w:rsidRPr="004B143D">
          <w:rPr>
            <w:rFonts w:ascii="Times New Roman" w:eastAsia="Times New Roman" w:hAnsi="Times New Roman" w:cs="Times New Roman"/>
            <w:sz w:val="24"/>
            <w:highlight w:val="white"/>
          </w:rPr>
          <w:t xml:space="preserve">This </w:t>
        </w:r>
      </w:ins>
      <w:ins w:id="1313" w:author="Jeff Greenfield" w:date="2014-11-22T15:31:00Z">
        <w:r w:rsidR="00406FA6">
          <w:rPr>
            <w:rFonts w:ascii="Times New Roman" w:eastAsia="Times New Roman" w:hAnsi="Times New Roman" w:cs="Times New Roman"/>
            <w:sz w:val="24"/>
            <w:highlight w:val="white"/>
          </w:rPr>
          <w:t>paper</w:t>
        </w:r>
      </w:ins>
      <w:ins w:id="1314" w:author="Jeff Greenfield" w:date="2014-11-22T15:11:00Z">
        <w:r w:rsidRPr="004B143D">
          <w:rPr>
            <w:rFonts w:ascii="Times New Roman" w:eastAsia="Times New Roman" w:hAnsi="Times New Roman" w:cs="Times New Roman"/>
            <w:sz w:val="24"/>
            <w:highlight w:val="white"/>
          </w:rPr>
          <w:t xml:space="preserve"> adopt</w:t>
        </w:r>
      </w:ins>
      <w:ins w:id="1315" w:author="Jeff Greenfield" w:date="2014-11-22T15:31:00Z">
        <w:r w:rsidR="00406FA6">
          <w:rPr>
            <w:rFonts w:ascii="Times New Roman" w:eastAsia="Times New Roman" w:hAnsi="Times New Roman" w:cs="Times New Roman"/>
            <w:sz w:val="24"/>
            <w:highlight w:val="white"/>
          </w:rPr>
          <w:t>ed</w:t>
        </w:r>
      </w:ins>
      <w:ins w:id="1316" w:author="Jeff Greenfield" w:date="2014-11-22T15:11:00Z">
        <w:r w:rsidRPr="004B143D">
          <w:rPr>
            <w:rFonts w:ascii="Times New Roman" w:eastAsia="Times New Roman" w:hAnsi="Times New Roman" w:cs="Times New Roman"/>
            <w:sz w:val="24"/>
            <w:highlight w:val="white"/>
          </w:rPr>
          <w:t xml:space="preserve"> the set of learning modalities in the Swassing Barbe Modality Index (</w:t>
        </w:r>
        <w:commentRangeStart w:id="1317"/>
        <w:r w:rsidRPr="004B143D">
          <w:rPr>
            <w:rFonts w:ascii="Times New Roman" w:eastAsia="Times New Roman" w:hAnsi="Times New Roman" w:cs="Times New Roman"/>
            <w:sz w:val="24"/>
            <w:highlight w:val="white"/>
          </w:rPr>
          <w:t>SBMI</w:t>
        </w:r>
        <w:commentRangeEnd w:id="1317"/>
        <w:r>
          <w:rPr>
            <w:rStyle w:val="CommentReference"/>
          </w:rPr>
          <w:commentReference w:id="1317"/>
        </w:r>
        <w:r w:rsidR="00406FA6">
          <w:rPr>
            <w:rFonts w:ascii="Times New Roman" w:eastAsia="Times New Roman" w:hAnsi="Times New Roman" w:cs="Times New Roman"/>
            <w:sz w:val="24"/>
            <w:highlight w:val="white"/>
          </w:rPr>
          <w:t>)</w:t>
        </w:r>
      </w:ins>
      <w:ins w:id="1318" w:author="Jeff Greenfield" w:date="2014-11-22T15:32:00Z">
        <w:r w:rsidR="00406FA6">
          <w:rPr>
            <w:rFonts w:ascii="Times New Roman" w:eastAsia="Times New Roman" w:hAnsi="Times New Roman" w:cs="Times New Roman"/>
            <w:sz w:val="24"/>
            <w:highlight w:val="white"/>
          </w:rPr>
          <w:t xml:space="preserve"> </w:t>
        </w:r>
        <w:r w:rsidR="00406FA6" w:rsidRPr="004B143D">
          <w:rPr>
            <w:rFonts w:ascii="Times New Roman" w:eastAsia="Times New Roman" w:hAnsi="Times New Roman" w:cs="Times New Roman"/>
            <w:sz w:val="24"/>
            <w:highlight w:val="white"/>
          </w:rPr>
          <w:t xml:space="preserve">(Barbe &amp; Swassing, 1979).  </w:t>
        </w:r>
      </w:ins>
      <w:ins w:id="1319" w:author="Jeff Greenfield" w:date="2014-11-22T15:11:00Z">
        <w:r w:rsidRPr="004B143D">
          <w:rPr>
            <w:rFonts w:ascii="Times New Roman" w:eastAsia="Times New Roman" w:hAnsi="Times New Roman" w:cs="Times New Roman"/>
            <w:sz w:val="24"/>
            <w:highlight w:val="white"/>
          </w:rPr>
          <w:t xml:space="preserve">  These learning modalities </w:t>
        </w:r>
      </w:ins>
      <w:ins w:id="1320" w:author="Jeff Greenfield" w:date="2014-11-22T15:44:00Z">
        <w:r w:rsidR="00F66E3F">
          <w:rPr>
            <w:rFonts w:ascii="Times New Roman" w:eastAsia="Times New Roman" w:hAnsi="Times New Roman" w:cs="Times New Roman"/>
            <w:sz w:val="24"/>
            <w:highlight w:val="white"/>
          </w:rPr>
          <w:t>are</w:t>
        </w:r>
      </w:ins>
      <w:ins w:id="1321" w:author="Jeff Greenfield" w:date="2014-11-22T15:11:00Z">
        <w:r w:rsidRPr="004B143D">
          <w:rPr>
            <w:rFonts w:ascii="Times New Roman" w:eastAsia="Times New Roman" w:hAnsi="Times New Roman" w:cs="Times New Roman"/>
            <w:sz w:val="24"/>
            <w:highlight w:val="white"/>
          </w:rPr>
          <w:t xml:space="preserve"> “visual”, “au</w:t>
        </w:r>
        <w:r w:rsidR="00406FA6">
          <w:rPr>
            <w:rFonts w:ascii="Times New Roman" w:eastAsia="Times New Roman" w:hAnsi="Times New Roman" w:cs="Times New Roman"/>
            <w:sz w:val="24"/>
            <w:highlight w:val="white"/>
          </w:rPr>
          <w:t>ditory” and “kinesthetic”</w:t>
        </w:r>
        <w:r w:rsidRPr="004B143D">
          <w:rPr>
            <w:rFonts w:ascii="Times New Roman" w:eastAsia="Times New Roman" w:hAnsi="Times New Roman" w:cs="Times New Roman"/>
            <w:sz w:val="24"/>
            <w:highlight w:val="white"/>
          </w:rPr>
          <w:t xml:space="preserve">.  There is </w:t>
        </w:r>
      </w:ins>
      <w:ins w:id="1322" w:author="Jeff Greenfield" w:date="2014-11-22T15:47:00Z">
        <w:r w:rsidR="00F66E3F">
          <w:rPr>
            <w:rFonts w:ascii="Times New Roman" w:eastAsia="Times New Roman" w:hAnsi="Times New Roman" w:cs="Times New Roman"/>
            <w:sz w:val="24"/>
            <w:highlight w:val="white"/>
          </w:rPr>
          <w:t xml:space="preserve">evidence that learning rate is independent of specific types of performance in certain settings.  For instance, </w:t>
        </w:r>
      </w:ins>
      <w:ins w:id="1323" w:author="Jeff Greenfield" w:date="2014-11-22T15:48:00Z">
        <w:r w:rsidR="00F66E3F">
          <w:rPr>
            <w:rFonts w:ascii="Times New Roman" w:eastAsia="Times New Roman" w:hAnsi="Times New Roman" w:cs="Times New Roman"/>
            <w:sz w:val="24"/>
            <w:highlight w:val="white"/>
          </w:rPr>
          <w:t>a study found that</w:t>
        </w:r>
      </w:ins>
      <w:ins w:id="1324" w:author="Jeff Greenfield" w:date="2014-11-22T15:47:00Z">
        <w:r w:rsidR="00F66E3F">
          <w:rPr>
            <w:rFonts w:ascii="Times New Roman" w:eastAsia="Times New Roman" w:hAnsi="Times New Roman" w:cs="Times New Roman"/>
            <w:sz w:val="24"/>
            <w:highlight w:val="white"/>
          </w:rPr>
          <w:t xml:space="preserve"> memory performance </w:t>
        </w:r>
      </w:ins>
      <w:ins w:id="1325" w:author="Jeff Greenfield" w:date="2014-11-22T15:48:00Z">
        <w:r w:rsidR="00F66E3F">
          <w:rPr>
            <w:rFonts w:ascii="Times New Roman" w:eastAsia="Times New Roman" w:hAnsi="Times New Roman" w:cs="Times New Roman"/>
            <w:sz w:val="24"/>
            <w:highlight w:val="white"/>
          </w:rPr>
          <w:t xml:space="preserve">in a sensory domain </w:t>
        </w:r>
      </w:ins>
      <w:ins w:id="1326" w:author="Jeff Greenfield" w:date="2014-11-22T15:49:00Z">
        <w:r w:rsidR="00F66E3F">
          <w:rPr>
            <w:rFonts w:ascii="Times New Roman" w:eastAsia="Times New Roman" w:hAnsi="Times New Roman" w:cs="Times New Roman"/>
            <w:sz w:val="24"/>
            <w:highlight w:val="white"/>
          </w:rPr>
          <w:t xml:space="preserve">is not correlated </w:t>
        </w:r>
      </w:ins>
      <w:ins w:id="1327" w:author="Jeff Greenfield" w:date="2014-11-22T15:50:00Z">
        <w:r w:rsidR="00F66E3F">
          <w:rPr>
            <w:rFonts w:ascii="Times New Roman" w:eastAsia="Times New Roman" w:hAnsi="Times New Roman" w:cs="Times New Roman"/>
            <w:sz w:val="24"/>
            <w:highlight w:val="white"/>
          </w:rPr>
          <w:t>with</w:t>
        </w:r>
      </w:ins>
      <w:ins w:id="1328" w:author="Jeff Greenfield" w:date="2014-11-22T15:47:00Z">
        <w:r w:rsidR="00F66E3F">
          <w:rPr>
            <w:rFonts w:ascii="Times New Roman" w:eastAsia="Times New Roman" w:hAnsi="Times New Roman" w:cs="Times New Roman"/>
            <w:sz w:val="24"/>
            <w:highlight w:val="white"/>
          </w:rPr>
          <w:t xml:space="preserve"> learning modality </w:t>
        </w:r>
      </w:ins>
      <w:ins w:id="1329" w:author="Jeff Greenfield" w:date="2014-11-22T15:11:00Z">
        <w:r w:rsidR="00F66E3F">
          <w:rPr>
            <w:rFonts w:ascii="Times New Roman" w:eastAsia="Times New Roman" w:hAnsi="Times New Roman" w:cs="Times New Roman"/>
            <w:sz w:val="24"/>
            <w:highlight w:val="white"/>
          </w:rPr>
          <w:t>(</w:t>
        </w:r>
        <w:r w:rsidRPr="004B143D">
          <w:rPr>
            <w:rFonts w:ascii="Times New Roman" w:eastAsia="Times New Roman" w:hAnsi="Times New Roman" w:cs="Times New Roman"/>
            <w:sz w:val="24"/>
          </w:rPr>
          <w:t>Krätzig &amp; Arbuthnott, 2006)</w:t>
        </w:r>
      </w:ins>
      <w:ins w:id="1330" w:author="Jeff Greenfield" w:date="2014-11-22T15:33:00Z">
        <w:r w:rsidR="00F66E3F">
          <w:rPr>
            <w:rFonts w:ascii="Times New Roman" w:eastAsia="Times New Roman" w:hAnsi="Times New Roman" w:cs="Times New Roman"/>
            <w:sz w:val="24"/>
          </w:rPr>
          <w:t>.</w:t>
        </w:r>
      </w:ins>
      <w:ins w:id="1331" w:author="Jeff Greenfield" w:date="2014-11-22T15:11:00Z">
        <w:r>
          <w:rPr>
            <w:rFonts w:ascii="Times New Roman" w:eastAsia="Times New Roman" w:hAnsi="Times New Roman" w:cs="Times New Roman"/>
            <w:sz w:val="24"/>
          </w:rPr>
          <w:t xml:space="preserve"> </w:t>
        </w:r>
      </w:ins>
      <w:ins w:id="1332" w:author="Jeff Greenfield" w:date="2014-11-22T15:34:00Z">
        <w:r w:rsidR="00F66E3F">
          <w:rPr>
            <w:rFonts w:ascii="Times New Roman" w:eastAsia="Times New Roman" w:hAnsi="Times New Roman" w:cs="Times New Roman"/>
            <w:sz w:val="24"/>
          </w:rPr>
          <w:t xml:space="preserve"> I</w:t>
        </w:r>
      </w:ins>
      <w:ins w:id="1333" w:author="Jeff Greenfield" w:date="2014-11-22T15:11:00Z">
        <w:r w:rsidRPr="004B143D">
          <w:rPr>
            <w:rFonts w:ascii="Times New Roman" w:eastAsia="Times New Roman" w:hAnsi="Times New Roman" w:cs="Times New Roman"/>
            <w:sz w:val="24"/>
          </w:rPr>
          <w:t xml:space="preserve">t </w:t>
        </w:r>
      </w:ins>
      <w:ins w:id="1334" w:author="Jeff Greenfield" w:date="2014-11-22T15:34:00Z">
        <w:r w:rsidR="00F66E3F">
          <w:rPr>
            <w:rFonts w:ascii="Times New Roman" w:eastAsia="Times New Roman" w:hAnsi="Times New Roman" w:cs="Times New Roman"/>
            <w:sz w:val="24"/>
          </w:rPr>
          <w:t xml:space="preserve">also </w:t>
        </w:r>
      </w:ins>
      <w:ins w:id="1335" w:author="Jeff Greenfield" w:date="2014-11-22T15:11:00Z">
        <w:r w:rsidRPr="004B143D">
          <w:rPr>
            <w:rFonts w:ascii="Times New Roman" w:eastAsia="Times New Roman" w:hAnsi="Times New Roman" w:cs="Times New Roman"/>
            <w:sz w:val="24"/>
          </w:rPr>
          <w:t>appears that several of the more popular learning style inventories disagree and are in fact measuring different things</w:t>
        </w:r>
      </w:ins>
      <w:ins w:id="1336" w:author="Jeff Greenfield" w:date="2014-11-22T15:45:00Z">
        <w:r w:rsidR="00F66E3F">
          <w:rPr>
            <w:rFonts w:ascii="Times New Roman" w:eastAsia="Times New Roman" w:hAnsi="Times New Roman" w:cs="Times New Roman"/>
            <w:sz w:val="24"/>
          </w:rPr>
          <w:t>.  In a 1997 classroom study, there was very little correlation between outcomes on four commonly used learning style inventories</w:t>
        </w:r>
      </w:ins>
      <w:ins w:id="1337" w:author="Jeff Greenfield" w:date="2014-11-22T15:11:00Z">
        <w:r w:rsidRPr="004B143D">
          <w:rPr>
            <w:rFonts w:ascii="Times New Roman" w:eastAsia="Times New Roman" w:hAnsi="Times New Roman" w:cs="Times New Roman"/>
            <w:sz w:val="24"/>
          </w:rPr>
          <w:t xml:space="preserve"> </w:t>
        </w:r>
      </w:ins>
      <w:ins w:id="1338" w:author="Jeff Greenfield" w:date="2014-11-22T15:44:00Z">
        <w:r w:rsidR="00F66E3F">
          <w:rPr>
            <w:rFonts w:ascii="Times New Roman" w:eastAsia="Times New Roman" w:hAnsi="Times New Roman" w:cs="Times New Roman"/>
            <w:sz w:val="24"/>
          </w:rPr>
          <w:t>(</w:t>
        </w:r>
        <w:proofErr w:type="spellStart"/>
        <w:r w:rsidR="00F66E3F">
          <w:rPr>
            <w:rFonts w:ascii="Times New Roman" w:eastAsia="Times New Roman" w:hAnsi="Times New Roman" w:cs="Times New Roman"/>
            <w:sz w:val="24"/>
            <w:highlight w:val="white"/>
          </w:rPr>
          <w:t>Westman</w:t>
        </w:r>
        <w:proofErr w:type="spellEnd"/>
        <w:r w:rsidR="00F66E3F" w:rsidRPr="00F66E3F">
          <w:rPr>
            <w:rFonts w:ascii="Times New Roman" w:eastAsia="Times New Roman" w:hAnsi="Times New Roman" w:cs="Times New Roman"/>
            <w:sz w:val="24"/>
            <w:highlight w:val="white"/>
          </w:rPr>
          <w:t xml:space="preserve">, </w:t>
        </w:r>
        <w:proofErr w:type="spellStart"/>
        <w:r w:rsidR="00F66E3F" w:rsidRPr="00F66E3F">
          <w:rPr>
            <w:rFonts w:ascii="Times New Roman" w:eastAsia="Times New Roman" w:hAnsi="Times New Roman" w:cs="Times New Roman"/>
            <w:sz w:val="24"/>
            <w:highlight w:val="white"/>
          </w:rPr>
          <w:t>Allis</w:t>
        </w:r>
        <w:r w:rsidR="00F66E3F">
          <w:rPr>
            <w:rFonts w:ascii="Times New Roman" w:eastAsia="Times New Roman" w:hAnsi="Times New Roman" w:cs="Times New Roman"/>
            <w:sz w:val="24"/>
            <w:highlight w:val="white"/>
          </w:rPr>
          <w:t>ton</w:t>
        </w:r>
        <w:proofErr w:type="spellEnd"/>
        <w:r w:rsidR="00F66E3F">
          <w:rPr>
            <w:rFonts w:ascii="Times New Roman" w:eastAsia="Times New Roman" w:hAnsi="Times New Roman" w:cs="Times New Roman"/>
            <w:sz w:val="24"/>
            <w:highlight w:val="white"/>
          </w:rPr>
          <w:t xml:space="preserve">, &amp; </w:t>
        </w:r>
        <w:proofErr w:type="spellStart"/>
        <w:r w:rsidR="00F66E3F">
          <w:rPr>
            <w:rFonts w:ascii="Times New Roman" w:eastAsia="Times New Roman" w:hAnsi="Times New Roman" w:cs="Times New Roman"/>
            <w:sz w:val="24"/>
            <w:highlight w:val="white"/>
          </w:rPr>
          <w:t>Theriault</w:t>
        </w:r>
        <w:proofErr w:type="spellEnd"/>
        <w:r w:rsidR="00F66E3F">
          <w:rPr>
            <w:rFonts w:ascii="Times New Roman" w:eastAsia="Times New Roman" w:hAnsi="Times New Roman" w:cs="Times New Roman"/>
            <w:sz w:val="24"/>
            <w:highlight w:val="white"/>
          </w:rPr>
          <w:t xml:space="preserve">, </w:t>
        </w:r>
        <w:r w:rsidR="00F66E3F" w:rsidRPr="00F66E3F">
          <w:rPr>
            <w:rFonts w:ascii="Times New Roman" w:eastAsia="Times New Roman" w:hAnsi="Times New Roman" w:cs="Times New Roman"/>
            <w:sz w:val="24"/>
            <w:highlight w:val="white"/>
          </w:rPr>
          <w:t xml:space="preserve">1997). </w:t>
        </w:r>
      </w:ins>
      <w:ins w:id="1339" w:author="Jeff Greenfield" w:date="2014-11-22T15:50:00Z">
        <w:r w:rsidR="00F66E3F">
          <w:rPr>
            <w:rFonts w:ascii="Times New Roman" w:eastAsia="Times New Roman" w:hAnsi="Times New Roman" w:cs="Times New Roman"/>
            <w:sz w:val="24"/>
          </w:rPr>
          <w:t xml:space="preserve">However, out of an abundance of caution, this research provided one game from each of the three </w:t>
        </w:r>
      </w:ins>
      <w:ins w:id="1340" w:author="Jeff Greenfield" w:date="2014-11-22T15:51:00Z">
        <w:r w:rsidR="00F66E3F">
          <w:rPr>
            <w:rFonts w:ascii="Times New Roman" w:eastAsia="Times New Roman" w:hAnsi="Times New Roman" w:cs="Times New Roman"/>
            <w:sz w:val="24"/>
          </w:rPr>
          <w:t>SBMI learning domains i</w:t>
        </w:r>
      </w:ins>
      <w:ins w:id="1341" w:author="Jeff Greenfield" w:date="2014-11-22T15:11:00Z">
        <w:r w:rsidRPr="004B143D">
          <w:rPr>
            <w:rFonts w:ascii="Times New Roman" w:eastAsia="Times New Roman" w:hAnsi="Times New Roman" w:cs="Times New Roman"/>
            <w:sz w:val="24"/>
          </w:rPr>
          <w:t>n order to examine the possible effects of learning style on learning rate.</w:t>
        </w:r>
      </w:ins>
      <w:r w:rsidR="00FA27DE" w:rsidRPr="004B143D">
        <w:rPr>
          <w:rFonts w:ascii="Times New Roman" w:eastAsia="Times New Roman" w:hAnsi="Times New Roman" w:cs="Times New Roman"/>
          <w:sz w:val="24"/>
        </w:rPr>
        <w:t xml:space="preserve">  </w:t>
      </w:r>
      <w:commentRangeEnd w:id="1188"/>
      <w:r w:rsidR="00B662A5">
        <w:rPr>
          <w:rStyle w:val="CommentReference"/>
        </w:rPr>
        <w:commentReference w:id="1188"/>
      </w:r>
    </w:p>
    <w:p w:rsidR="00BB3C97" w:rsidRPr="004B143D" w:rsidRDefault="003F373E" w:rsidP="00752085">
      <w:pPr>
        <w:pStyle w:val="Normal1"/>
        <w:spacing w:line="480" w:lineRule="auto"/>
        <w:rPr>
          <w:rFonts w:ascii="Times New Roman" w:hAnsi="Times New Roman"/>
          <w:sz w:val="24"/>
        </w:rPr>
        <w:pPrChange w:id="1342" w:author="Jeff Greenfield" w:date="2014-11-22T21:33:00Z">
          <w:pPr>
            <w:pStyle w:val="Normal1"/>
            <w:spacing w:line="480" w:lineRule="auto"/>
            <w:jc w:val="center"/>
          </w:pPr>
        </w:pPrChange>
      </w:pPr>
      <w:del w:id="1343" w:author="Jeff Greenfield" w:date="2014-11-22T21:33:00Z">
        <w:r w:rsidRPr="004B143D" w:rsidDel="00752085">
          <w:rPr>
            <w:rFonts w:ascii="Times New Roman" w:eastAsia="Times New Roman" w:hAnsi="Times New Roman" w:cs="Times New Roman"/>
            <w:b/>
            <w:sz w:val="24"/>
          </w:rPr>
          <w:delText>Hypotheses</w:delText>
        </w:r>
      </w:del>
      <w:ins w:id="1344" w:author="Jeff Greenfield" w:date="2014-11-22T21:33:00Z">
        <w:r w:rsidR="00752085">
          <w:rPr>
            <w:rFonts w:ascii="Times New Roman" w:eastAsia="Times New Roman" w:hAnsi="Times New Roman" w:cs="Times New Roman"/>
            <w:b/>
            <w:sz w:val="24"/>
          </w:rPr>
          <w:t>Research Aims and Hypotheses</w:t>
        </w:r>
      </w:ins>
    </w:p>
    <w:p w:rsidR="001618E3" w:rsidRDefault="003F373E" w:rsidP="00C65F21">
      <w:pPr>
        <w:pStyle w:val="Normal1"/>
        <w:spacing w:line="480" w:lineRule="auto"/>
        <w:ind w:firstLine="720"/>
        <w:rPr>
          <w:ins w:id="1345" w:author="Jeff Greenfield" w:date="2014-11-23T14:30:00Z"/>
          <w:rFonts w:ascii="Times New Roman" w:eastAsia="Times New Roman" w:hAnsi="Times New Roman" w:cs="Times New Roman"/>
          <w:sz w:val="24"/>
        </w:rPr>
      </w:pPr>
      <w:r w:rsidRPr="004B143D">
        <w:rPr>
          <w:rFonts w:ascii="Times New Roman" w:eastAsia="Times New Roman" w:hAnsi="Times New Roman" w:cs="Times New Roman"/>
          <w:sz w:val="24"/>
        </w:rPr>
        <w:t xml:space="preserve">The main purpose of this study was to </w:t>
      </w:r>
      <w:del w:id="1346" w:author="Jeff Greenfield" w:date="2014-11-22T21:45:00Z">
        <w:r w:rsidRPr="004B143D" w:rsidDel="001618E3">
          <w:rPr>
            <w:rFonts w:ascii="Times New Roman" w:eastAsia="Times New Roman" w:hAnsi="Times New Roman" w:cs="Times New Roman"/>
            <w:sz w:val="24"/>
          </w:rPr>
          <w:delText>pioneer a method to measure the relative desires of frustration and accomplishment in individuals who encounter novel computer-based tasks</w:delText>
        </w:r>
      </w:del>
      <w:ins w:id="1347" w:author="Jeff Greenfield" w:date="2014-11-22T21:45:00Z">
        <w:r w:rsidR="001618E3">
          <w:rPr>
            <w:rFonts w:ascii="Times New Roman" w:eastAsia="Times New Roman" w:hAnsi="Times New Roman" w:cs="Times New Roman"/>
            <w:sz w:val="24"/>
          </w:rPr>
          <w:t>quant</w:t>
        </w:r>
        <w:r w:rsidR="00C65F21">
          <w:rPr>
            <w:rFonts w:ascii="Times New Roman" w:eastAsia="Times New Roman" w:hAnsi="Times New Roman" w:cs="Times New Roman"/>
            <w:sz w:val="24"/>
          </w:rPr>
          <w:t xml:space="preserve">ify the percentage correct </w:t>
        </w:r>
      </w:ins>
      <w:ins w:id="1348" w:author="Jeff Greenfield" w:date="2014-11-22T21:46:00Z">
        <w:r w:rsidR="001618E3">
          <w:rPr>
            <w:rFonts w:ascii="Times New Roman" w:eastAsia="Times New Roman" w:hAnsi="Times New Roman" w:cs="Times New Roman"/>
            <w:sz w:val="24"/>
          </w:rPr>
          <w:t>that</w:t>
        </w:r>
      </w:ins>
      <w:ins w:id="1349" w:author="Jeff Greenfield" w:date="2014-11-22T21:45:00Z">
        <w:r w:rsidR="001618E3">
          <w:rPr>
            <w:rFonts w:ascii="Times New Roman" w:eastAsia="Times New Roman" w:hAnsi="Times New Roman" w:cs="Times New Roman"/>
            <w:sz w:val="24"/>
          </w:rPr>
          <w:t xml:space="preserve"> corresponded to peak enjoyment</w:t>
        </w:r>
      </w:ins>
      <w:r w:rsidRPr="004B143D">
        <w:rPr>
          <w:rFonts w:ascii="Times New Roman" w:eastAsia="Times New Roman" w:hAnsi="Times New Roman" w:cs="Times New Roman"/>
          <w:sz w:val="24"/>
        </w:rPr>
        <w:t xml:space="preserve">.  </w:t>
      </w:r>
      <w:ins w:id="1350" w:author="Jeff Greenfield" w:date="2014-11-23T14:29:00Z">
        <w:r w:rsidR="00C65F21">
          <w:rPr>
            <w:rFonts w:ascii="Times New Roman" w:eastAsia="Times New Roman" w:hAnsi="Times New Roman" w:cs="Times New Roman"/>
            <w:sz w:val="24"/>
          </w:rPr>
          <w:t xml:space="preserve">This </w:t>
        </w:r>
      </w:ins>
      <w:ins w:id="1351" w:author="Jeff Greenfield" w:date="2014-11-23T13:02:00Z">
        <w:r w:rsidR="00C65F21">
          <w:rPr>
            <w:rFonts w:ascii="Times New Roman" w:eastAsia="Times New Roman" w:hAnsi="Times New Roman" w:cs="Times New Roman"/>
            <w:sz w:val="24"/>
          </w:rPr>
          <w:t>p</w:t>
        </w:r>
        <w:r w:rsidR="00E24DF6">
          <w:rPr>
            <w:rFonts w:ascii="Times New Roman" w:eastAsia="Times New Roman" w:hAnsi="Times New Roman" w:cs="Times New Roman"/>
            <w:sz w:val="24"/>
          </w:rPr>
          <w:t xml:space="preserve">referred percentage correct </w:t>
        </w:r>
      </w:ins>
      <w:ins w:id="1352" w:author="Jeff Greenfield" w:date="2014-11-23T13:03:00Z">
        <w:r w:rsidR="00E24DF6">
          <w:rPr>
            <w:rFonts w:ascii="Times New Roman" w:eastAsia="Times New Roman" w:hAnsi="Times New Roman" w:cs="Times New Roman"/>
            <w:sz w:val="24"/>
          </w:rPr>
          <w:t>could not</w:t>
        </w:r>
      </w:ins>
      <w:ins w:id="1353" w:author="Jeff Greenfield" w:date="2014-11-23T13:02:00Z">
        <w:r w:rsidR="00E24DF6">
          <w:rPr>
            <w:rFonts w:ascii="Times New Roman" w:eastAsia="Times New Roman" w:hAnsi="Times New Roman" w:cs="Times New Roman"/>
            <w:sz w:val="24"/>
          </w:rPr>
          <w:t xml:space="preserve"> </w:t>
        </w:r>
      </w:ins>
      <w:ins w:id="1354" w:author="Jeff Greenfield" w:date="2014-11-23T13:03:00Z">
        <w:r w:rsidR="00E24DF6">
          <w:rPr>
            <w:rFonts w:ascii="Times New Roman" w:eastAsia="Times New Roman" w:hAnsi="Times New Roman" w:cs="Times New Roman"/>
            <w:sz w:val="24"/>
          </w:rPr>
          <w:t xml:space="preserve">have </w:t>
        </w:r>
      </w:ins>
      <w:ins w:id="1355" w:author="Jeff Greenfield" w:date="2014-11-23T13:02:00Z">
        <w:r w:rsidR="00E24DF6">
          <w:rPr>
            <w:rFonts w:ascii="Times New Roman" w:eastAsia="Times New Roman" w:hAnsi="Times New Roman" w:cs="Times New Roman"/>
            <w:sz w:val="24"/>
          </w:rPr>
          <w:t>be</w:t>
        </w:r>
      </w:ins>
      <w:ins w:id="1356" w:author="Jeff Greenfield" w:date="2014-11-23T13:03:00Z">
        <w:r w:rsidR="00E24DF6">
          <w:rPr>
            <w:rFonts w:ascii="Times New Roman" w:eastAsia="Times New Roman" w:hAnsi="Times New Roman" w:cs="Times New Roman"/>
            <w:sz w:val="24"/>
          </w:rPr>
          <w:t>en</w:t>
        </w:r>
      </w:ins>
      <w:ins w:id="1357" w:author="Jeff Greenfield" w:date="2014-11-23T13:02:00Z">
        <w:r w:rsidR="00E24DF6">
          <w:rPr>
            <w:rFonts w:ascii="Times New Roman" w:eastAsia="Times New Roman" w:hAnsi="Times New Roman" w:cs="Times New Roman"/>
            <w:sz w:val="24"/>
          </w:rPr>
          <w:t xml:space="preserve"> found directly, so it was inferred from participant choices.  </w:t>
        </w:r>
      </w:ins>
      <w:ins w:id="1358" w:author="Jeff Greenfield" w:date="2014-11-22T21:46:00Z">
        <w:r w:rsidR="001618E3">
          <w:rPr>
            <w:rFonts w:ascii="Times New Roman" w:eastAsia="Times New Roman" w:hAnsi="Times New Roman" w:cs="Times New Roman"/>
            <w:sz w:val="24"/>
          </w:rPr>
          <w:t xml:space="preserve">There </w:t>
        </w:r>
      </w:ins>
      <w:ins w:id="1359" w:author="Jeff Greenfield" w:date="2014-11-22T21:47:00Z">
        <w:r w:rsidR="001618E3">
          <w:rPr>
            <w:rFonts w:ascii="Times New Roman" w:eastAsia="Times New Roman" w:hAnsi="Times New Roman" w:cs="Times New Roman"/>
            <w:sz w:val="24"/>
          </w:rPr>
          <w:t>were</w:t>
        </w:r>
      </w:ins>
      <w:ins w:id="1360" w:author="Jeff Greenfield" w:date="2014-11-22T21:46:00Z">
        <w:r w:rsidR="001618E3">
          <w:rPr>
            <w:rFonts w:ascii="Times New Roman" w:eastAsia="Times New Roman" w:hAnsi="Times New Roman" w:cs="Times New Roman"/>
            <w:sz w:val="24"/>
          </w:rPr>
          <w:t xml:space="preserve"> </w:t>
        </w:r>
      </w:ins>
      <w:ins w:id="1361" w:author="Jeff Greenfield" w:date="2014-11-22T21:51:00Z">
        <w:r w:rsidR="001618E3">
          <w:rPr>
            <w:rFonts w:ascii="Times New Roman" w:eastAsia="Times New Roman" w:hAnsi="Times New Roman" w:cs="Times New Roman"/>
            <w:sz w:val="24"/>
          </w:rPr>
          <w:t xml:space="preserve">two </w:t>
        </w:r>
      </w:ins>
      <w:ins w:id="1362" w:author="Jeff Greenfield" w:date="2014-11-22T21:46:00Z">
        <w:r w:rsidR="001618E3">
          <w:rPr>
            <w:rFonts w:ascii="Times New Roman" w:eastAsia="Times New Roman" w:hAnsi="Times New Roman" w:cs="Times New Roman"/>
            <w:sz w:val="24"/>
          </w:rPr>
          <w:t xml:space="preserve">primary measures of preferred </w:t>
        </w:r>
      </w:ins>
      <w:ins w:id="1363" w:author="Jeff Greenfield" w:date="2014-11-23T14:29:00Z">
        <w:r w:rsidR="00C65F21">
          <w:rPr>
            <w:rFonts w:ascii="Times New Roman" w:eastAsia="Times New Roman" w:hAnsi="Times New Roman" w:cs="Times New Roman"/>
            <w:sz w:val="24"/>
          </w:rPr>
          <w:t>percent correct</w:t>
        </w:r>
      </w:ins>
      <w:ins w:id="1364" w:author="Jeff Greenfield" w:date="2014-11-22T21:49:00Z">
        <w:r w:rsidR="001618E3">
          <w:rPr>
            <w:rFonts w:ascii="Times New Roman" w:eastAsia="Times New Roman" w:hAnsi="Times New Roman" w:cs="Times New Roman"/>
            <w:sz w:val="24"/>
          </w:rPr>
          <w:t>.</w:t>
        </w:r>
      </w:ins>
      <w:ins w:id="1365" w:author="Jeff Greenfield" w:date="2014-11-22T21:50:00Z">
        <w:r w:rsidR="001618E3">
          <w:rPr>
            <w:rFonts w:ascii="Times New Roman" w:eastAsia="Times New Roman" w:hAnsi="Times New Roman" w:cs="Times New Roman"/>
            <w:sz w:val="24"/>
          </w:rPr>
          <w:t xml:space="preserve">  </w:t>
        </w:r>
      </w:ins>
      <w:ins w:id="1366" w:author="Jeff Greenfield" w:date="2014-11-22T21:52:00Z">
        <w:r w:rsidR="001618E3">
          <w:rPr>
            <w:rFonts w:ascii="Times New Roman" w:eastAsia="Times New Roman" w:hAnsi="Times New Roman" w:cs="Times New Roman"/>
            <w:sz w:val="24"/>
          </w:rPr>
          <w:t>The first was a measure o</w:t>
        </w:r>
        <w:r w:rsidR="00C65F21">
          <w:rPr>
            <w:rFonts w:ascii="Times New Roman" w:eastAsia="Times New Roman" w:hAnsi="Times New Roman" w:cs="Times New Roman"/>
            <w:sz w:val="24"/>
          </w:rPr>
          <w:t xml:space="preserve">f individual </w:t>
        </w:r>
      </w:ins>
      <w:ins w:id="1367" w:author="Jeff Greenfield" w:date="2014-11-23T14:42:00Z">
        <w:r w:rsidR="004008C9">
          <w:rPr>
            <w:rFonts w:ascii="Times New Roman" w:eastAsia="Times New Roman" w:hAnsi="Times New Roman" w:cs="Times New Roman"/>
            <w:sz w:val="24"/>
          </w:rPr>
          <w:t>preferred percent correct (IPPC)</w:t>
        </w:r>
      </w:ins>
      <w:ins w:id="1368" w:author="Jeff Greenfield" w:date="2014-11-22T21:52:00Z">
        <w:r w:rsidR="00C65F21">
          <w:rPr>
            <w:rFonts w:ascii="Times New Roman" w:eastAsia="Times New Roman" w:hAnsi="Times New Roman" w:cs="Times New Roman"/>
            <w:sz w:val="24"/>
          </w:rPr>
          <w:t>, and the second was an aggregate</w:t>
        </w:r>
      </w:ins>
      <w:ins w:id="1369" w:author="Jeff Greenfield" w:date="2014-11-23T14:42:00Z">
        <w:r w:rsidR="004008C9">
          <w:rPr>
            <w:rFonts w:ascii="Times New Roman" w:eastAsia="Times New Roman" w:hAnsi="Times New Roman" w:cs="Times New Roman"/>
            <w:sz w:val="24"/>
          </w:rPr>
          <w:t xml:space="preserve"> preferred percent correct (APPC)</w:t>
        </w:r>
      </w:ins>
      <w:ins w:id="1370" w:author="Jeff Greenfield" w:date="2014-11-22T21:52:00Z">
        <w:r w:rsidR="00C65F21">
          <w:rPr>
            <w:rFonts w:ascii="Times New Roman" w:eastAsia="Times New Roman" w:hAnsi="Times New Roman" w:cs="Times New Roman"/>
            <w:sz w:val="24"/>
          </w:rPr>
          <w:t xml:space="preserve"> </w:t>
        </w:r>
      </w:ins>
      <w:ins w:id="1371" w:author="Jeff Greenfield" w:date="2014-11-23T14:28:00Z">
        <w:r w:rsidR="00C65F21">
          <w:rPr>
            <w:rFonts w:ascii="Times New Roman" w:eastAsia="Times New Roman" w:hAnsi="Times New Roman" w:cs="Times New Roman"/>
            <w:sz w:val="24"/>
          </w:rPr>
          <w:t>that</w:t>
        </w:r>
      </w:ins>
      <w:ins w:id="1372" w:author="Jeff Greenfield" w:date="2014-11-22T21:52:00Z">
        <w:r w:rsidR="00C65F21">
          <w:rPr>
            <w:rFonts w:ascii="Times New Roman" w:eastAsia="Times New Roman" w:hAnsi="Times New Roman" w:cs="Times New Roman"/>
            <w:sz w:val="24"/>
          </w:rPr>
          <w:t xml:space="preserve"> could be determined for any subset of the sample</w:t>
        </w:r>
      </w:ins>
      <w:ins w:id="1373" w:author="Jeff Greenfield" w:date="2014-11-22T21:53:00Z">
        <w:r w:rsidR="001618E3">
          <w:rPr>
            <w:rFonts w:ascii="Times New Roman" w:eastAsia="Times New Roman" w:hAnsi="Times New Roman" w:cs="Times New Roman"/>
            <w:sz w:val="24"/>
          </w:rPr>
          <w:t xml:space="preserve">.  </w:t>
        </w:r>
      </w:ins>
      <w:ins w:id="1374" w:author="Jeff Greenfield" w:date="2014-11-23T15:19:00Z">
        <w:r w:rsidR="008573E6">
          <w:rPr>
            <w:rFonts w:ascii="Times New Roman" w:eastAsia="Times New Roman" w:hAnsi="Times New Roman" w:cs="Times New Roman"/>
            <w:sz w:val="24"/>
          </w:rPr>
          <w:t xml:space="preserve">These two measures were computed using different methods but were intended to measure the same value.  This value in all cases was expected to be in the 80% to 95% range.  </w:t>
        </w:r>
      </w:ins>
    </w:p>
    <w:p w:rsidR="00C65F21" w:rsidRPr="00A2353A" w:rsidRDefault="00C65F21" w:rsidP="00C65F21">
      <w:pPr>
        <w:pStyle w:val="Normal1"/>
        <w:numPr>
          <w:ins w:id="1375" w:author="Jeff Greenfield" w:date="2014-11-23T14:30:00Z"/>
        </w:numPr>
        <w:spacing w:line="480" w:lineRule="auto"/>
        <w:ind w:firstLine="720"/>
        <w:rPr>
          <w:ins w:id="1376" w:author="Jeff Greenfield" w:date="2014-11-23T14:30:00Z"/>
          <w:rFonts w:ascii="Times New Roman" w:eastAsia="Times New Roman" w:hAnsi="Times New Roman" w:cs="Times New Roman"/>
          <w:sz w:val="24"/>
          <w:rPrChange w:id="1377" w:author="Jeff Greenfield" w:date="2014-11-23T15:04:00Z">
            <w:rPr>
              <w:ins w:id="1378" w:author="Jeff Greenfield" w:date="2014-11-23T14:30:00Z"/>
              <w:rFonts w:ascii="Times New Roman" w:eastAsia="Times New Roman" w:hAnsi="Times New Roman" w:cs="Times New Roman"/>
              <w:b/>
              <w:sz w:val="24"/>
            </w:rPr>
          </w:rPrChange>
        </w:rPr>
      </w:pPr>
      <w:proofErr w:type="gramStart"/>
      <w:ins w:id="1379" w:author="Jeff Greenfield" w:date="2014-11-23T14:30:00Z">
        <w:r>
          <w:rPr>
            <w:rFonts w:ascii="Times New Roman" w:eastAsia="Times New Roman" w:hAnsi="Times New Roman" w:cs="Times New Roman"/>
            <w:b/>
            <w:sz w:val="24"/>
          </w:rPr>
          <w:t>Hypotheses pertaining to demographics.</w:t>
        </w:r>
        <w:proofErr w:type="gramEnd"/>
        <w:r>
          <w:rPr>
            <w:rFonts w:ascii="Times New Roman" w:eastAsia="Times New Roman" w:hAnsi="Times New Roman" w:cs="Times New Roman"/>
            <w:b/>
            <w:sz w:val="24"/>
          </w:rPr>
          <w:t xml:space="preserve">  </w:t>
        </w:r>
      </w:ins>
      <w:ins w:id="1380" w:author="Jeff Greenfield" w:date="2014-11-23T15:04:00Z">
        <w:r w:rsidR="00A2353A">
          <w:rPr>
            <w:rFonts w:ascii="Times New Roman" w:eastAsia="Times New Roman" w:hAnsi="Times New Roman" w:cs="Times New Roman"/>
            <w:sz w:val="24"/>
          </w:rPr>
          <w:t>Due to the m</w:t>
        </w:r>
        <w:r w:rsidR="00960E84">
          <w:rPr>
            <w:rFonts w:ascii="Times New Roman" w:eastAsia="Times New Roman" w:hAnsi="Times New Roman" w:cs="Times New Roman"/>
            <w:sz w:val="24"/>
          </w:rPr>
          <w:t>ethod</w:t>
        </w:r>
      </w:ins>
      <w:ins w:id="1381" w:author="Jeff Greenfield" w:date="2014-11-23T15:05:00Z">
        <w:r w:rsidR="00960E84">
          <w:rPr>
            <w:rFonts w:ascii="Times New Roman" w:eastAsia="Times New Roman" w:hAnsi="Times New Roman" w:cs="Times New Roman"/>
            <w:sz w:val="24"/>
          </w:rPr>
          <w:t>s</w:t>
        </w:r>
      </w:ins>
      <w:ins w:id="1382" w:author="Jeff Greenfield" w:date="2014-11-23T15:04:00Z">
        <w:r w:rsidR="00960E84">
          <w:rPr>
            <w:rFonts w:ascii="Times New Roman" w:eastAsia="Times New Roman" w:hAnsi="Times New Roman" w:cs="Times New Roman"/>
            <w:sz w:val="24"/>
          </w:rPr>
          <w:t xml:space="preserve"> of data collection a</w:t>
        </w:r>
      </w:ins>
      <w:ins w:id="1383" w:author="Jeff Greenfield" w:date="2014-11-23T15:05:00Z">
        <w:r w:rsidR="00960E84">
          <w:rPr>
            <w:rFonts w:ascii="Times New Roman" w:eastAsia="Times New Roman" w:hAnsi="Times New Roman" w:cs="Times New Roman"/>
            <w:sz w:val="24"/>
          </w:rPr>
          <w:t xml:space="preserve">nd participant recruitment, some skew in the sample was expected.  Hypotheses one through five describe the expected </w:t>
        </w:r>
      </w:ins>
      <w:ins w:id="1384" w:author="Jeff Greenfield" w:date="2014-11-23T15:06:00Z">
        <w:r w:rsidR="00960E84">
          <w:rPr>
            <w:rFonts w:ascii="Times New Roman" w:eastAsia="Times New Roman" w:hAnsi="Times New Roman" w:cs="Times New Roman"/>
            <w:sz w:val="24"/>
          </w:rPr>
          <w:t xml:space="preserve">distribution of </w:t>
        </w:r>
      </w:ins>
      <w:ins w:id="1385" w:author="Jeff Greenfield" w:date="2014-11-23T15:11:00Z">
        <w:r w:rsidR="00960E84">
          <w:rPr>
            <w:rFonts w:ascii="Times New Roman" w:eastAsia="Times New Roman" w:hAnsi="Times New Roman" w:cs="Times New Roman"/>
            <w:sz w:val="24"/>
          </w:rPr>
          <w:t>demographic results in the sample.  Hypotheses six through ten describe the expected outcomes on the preferred percent correct scores of the h</w:t>
        </w:r>
        <w:r w:rsidR="00F77C87">
          <w:rPr>
            <w:rFonts w:ascii="Times New Roman" w:eastAsia="Times New Roman" w:hAnsi="Times New Roman" w:cs="Times New Roman"/>
            <w:sz w:val="24"/>
          </w:rPr>
          <w:t xml:space="preserve">igh and low game usage groups.  </w:t>
        </w:r>
      </w:ins>
    </w:p>
    <w:p w:rsidR="00C65F21" w:rsidRDefault="00C65F21" w:rsidP="00C65F21">
      <w:pPr>
        <w:pStyle w:val="Normal1"/>
        <w:numPr>
          <w:ins w:id="1386" w:author="Jeff Greenfield" w:date="2014-11-23T14:30:00Z"/>
        </w:numPr>
        <w:spacing w:line="480" w:lineRule="auto"/>
        <w:ind w:firstLine="720"/>
        <w:rPr>
          <w:ins w:id="1387" w:author="Jeff Greenfield" w:date="2014-11-23T14:31:00Z"/>
          <w:rFonts w:ascii="Times New Roman" w:eastAsia="Times New Roman" w:hAnsi="Times New Roman" w:cs="Times New Roman"/>
          <w:sz w:val="24"/>
        </w:rPr>
      </w:pPr>
      <w:ins w:id="1388" w:author="Jeff Greenfield" w:date="2014-11-23T14:30:00Z">
        <w:r w:rsidRPr="00C65F21">
          <w:rPr>
            <w:rFonts w:ascii="Times New Roman" w:eastAsia="Times New Roman" w:hAnsi="Times New Roman" w:cs="Times New Roman"/>
            <w:b/>
            <w:i/>
            <w:sz w:val="24"/>
            <w:rPrChange w:id="1389" w:author="Jeff Greenfield" w:date="2014-11-23T14:31:00Z">
              <w:rPr>
                <w:rFonts w:ascii="Times New Roman" w:eastAsia="Times New Roman" w:hAnsi="Times New Roman" w:cs="Times New Roman"/>
                <w:b/>
                <w:sz w:val="24"/>
              </w:rPr>
            </w:rPrChange>
          </w:rPr>
          <w:t>Hypothesis 1</w:t>
        </w:r>
      </w:ins>
      <w:ins w:id="1390" w:author="Jeff Greenfield" w:date="2014-11-23T14:31:00Z">
        <w:r>
          <w:rPr>
            <w:rFonts w:ascii="Times New Roman" w:eastAsia="Times New Roman" w:hAnsi="Times New Roman" w:cs="Times New Roman"/>
            <w:b/>
            <w:i/>
            <w:sz w:val="24"/>
          </w:rPr>
          <w:t xml:space="preserve">.  </w:t>
        </w:r>
        <w:r>
          <w:rPr>
            <w:rFonts w:ascii="Times New Roman" w:eastAsia="Times New Roman" w:hAnsi="Times New Roman" w:cs="Times New Roman"/>
            <w:sz w:val="24"/>
          </w:rPr>
          <w:t xml:space="preserve">The sample will </w:t>
        </w:r>
      </w:ins>
      <w:ins w:id="1391" w:author="Jeff Greenfield" w:date="2014-11-23T14:32:00Z">
        <w:r>
          <w:rPr>
            <w:rFonts w:ascii="Times New Roman" w:eastAsia="Times New Roman" w:hAnsi="Times New Roman" w:cs="Times New Roman"/>
            <w:sz w:val="24"/>
          </w:rPr>
          <w:t>contain</w:t>
        </w:r>
      </w:ins>
      <w:ins w:id="1392" w:author="Jeff Greenfield" w:date="2014-11-23T14:31:00Z">
        <w:r>
          <w:rPr>
            <w:rFonts w:ascii="Times New Roman" w:eastAsia="Times New Roman" w:hAnsi="Times New Roman" w:cs="Times New Roman"/>
            <w:sz w:val="24"/>
          </w:rPr>
          <w:t xml:space="preserve"> significantly more males than females.  </w:t>
        </w:r>
      </w:ins>
    </w:p>
    <w:p w:rsidR="004008C9" w:rsidRDefault="00C65F21" w:rsidP="00C65F21">
      <w:pPr>
        <w:pStyle w:val="Normal1"/>
        <w:numPr>
          <w:ins w:id="1393" w:author="Jeff Greenfield" w:date="2014-11-23T14:31:00Z"/>
        </w:numPr>
        <w:spacing w:line="480" w:lineRule="auto"/>
        <w:ind w:firstLine="720"/>
        <w:rPr>
          <w:ins w:id="1394" w:author="Jeff Greenfield" w:date="2014-11-23T14:37:00Z"/>
          <w:rFonts w:ascii="Times New Roman" w:eastAsia="Times New Roman" w:hAnsi="Times New Roman" w:cs="Times New Roman"/>
          <w:sz w:val="24"/>
        </w:rPr>
      </w:pPr>
      <w:ins w:id="1395" w:author="Jeff Greenfield" w:date="2014-11-23T14:31:00Z">
        <w:r>
          <w:rPr>
            <w:rFonts w:ascii="Times New Roman" w:eastAsia="Times New Roman" w:hAnsi="Times New Roman" w:cs="Times New Roman"/>
            <w:b/>
            <w:i/>
            <w:sz w:val="24"/>
          </w:rPr>
          <w:t xml:space="preserve">Hypothesis 2.  </w:t>
        </w:r>
        <w:r>
          <w:rPr>
            <w:rFonts w:ascii="Times New Roman" w:eastAsia="Times New Roman" w:hAnsi="Times New Roman" w:cs="Times New Roman"/>
            <w:sz w:val="24"/>
          </w:rPr>
          <w:t xml:space="preserve">The sample will be younger </w:t>
        </w:r>
      </w:ins>
      <w:ins w:id="1396" w:author="Jeff Greenfield" w:date="2014-11-23T15:06:00Z">
        <w:r w:rsidR="00960E84">
          <w:rPr>
            <w:rFonts w:ascii="Times New Roman" w:eastAsia="Times New Roman" w:hAnsi="Times New Roman" w:cs="Times New Roman"/>
            <w:sz w:val="24"/>
          </w:rPr>
          <w:t xml:space="preserve">on average </w:t>
        </w:r>
      </w:ins>
      <w:ins w:id="1397" w:author="Jeff Greenfield" w:date="2014-11-23T14:31:00Z">
        <w:r>
          <w:rPr>
            <w:rFonts w:ascii="Times New Roman" w:eastAsia="Times New Roman" w:hAnsi="Times New Roman" w:cs="Times New Roman"/>
            <w:sz w:val="24"/>
          </w:rPr>
          <w:t>than the population as a whole.</w:t>
        </w:r>
      </w:ins>
    </w:p>
    <w:p w:rsidR="00C65F21" w:rsidRDefault="004008C9" w:rsidP="00C65F21">
      <w:pPr>
        <w:pStyle w:val="Normal1"/>
        <w:numPr>
          <w:ins w:id="1398" w:author="Jeff Greenfield" w:date="2014-11-23T14:37:00Z"/>
        </w:numPr>
        <w:spacing w:line="480" w:lineRule="auto"/>
        <w:ind w:firstLine="720"/>
        <w:rPr>
          <w:ins w:id="1399" w:author="Jeff Greenfield" w:date="2014-11-23T14:41:00Z"/>
          <w:rFonts w:ascii="Times New Roman" w:eastAsia="Times New Roman" w:hAnsi="Times New Roman" w:cs="Times New Roman"/>
          <w:sz w:val="24"/>
        </w:rPr>
      </w:pPr>
      <w:ins w:id="1400" w:author="Jeff Greenfield" w:date="2014-11-23T14:37:00Z">
        <w:r>
          <w:rPr>
            <w:rFonts w:ascii="Times New Roman" w:eastAsia="Times New Roman" w:hAnsi="Times New Roman" w:cs="Times New Roman"/>
            <w:b/>
            <w:i/>
            <w:sz w:val="24"/>
          </w:rPr>
          <w:t xml:space="preserve">Hypothesis 3.  </w:t>
        </w:r>
        <w:r>
          <w:rPr>
            <w:rFonts w:ascii="Times New Roman" w:eastAsia="Times New Roman" w:hAnsi="Times New Roman" w:cs="Times New Roman"/>
            <w:sz w:val="24"/>
          </w:rPr>
          <w:t xml:space="preserve">The sample will include </w:t>
        </w:r>
      </w:ins>
      <w:ins w:id="1401" w:author="Jeff Greenfield" w:date="2014-11-23T15:06:00Z">
        <w:r w:rsidR="00960E84">
          <w:rPr>
            <w:rFonts w:ascii="Times New Roman" w:eastAsia="Times New Roman" w:hAnsi="Times New Roman" w:cs="Times New Roman"/>
            <w:sz w:val="24"/>
          </w:rPr>
          <w:t>a higher percentage of</w:t>
        </w:r>
      </w:ins>
      <w:ins w:id="1402" w:author="Jeff Greenfield" w:date="2014-11-23T14:37:00Z">
        <w:r>
          <w:rPr>
            <w:rFonts w:ascii="Times New Roman" w:eastAsia="Times New Roman" w:hAnsi="Times New Roman" w:cs="Times New Roman"/>
            <w:sz w:val="24"/>
          </w:rPr>
          <w:t xml:space="preserve"> </w:t>
        </w:r>
      </w:ins>
      <w:ins w:id="1403" w:author="Jeff Greenfield" w:date="2014-11-23T14:40:00Z">
        <w:r>
          <w:rPr>
            <w:rFonts w:ascii="Times New Roman" w:eastAsia="Times New Roman" w:hAnsi="Times New Roman" w:cs="Times New Roman"/>
            <w:sz w:val="24"/>
          </w:rPr>
          <w:t xml:space="preserve">Whites than the population as a whole.  </w:t>
        </w:r>
      </w:ins>
      <w:ins w:id="1404" w:author="Jeff Greenfield" w:date="2014-11-23T14:31:00Z">
        <w:r w:rsidR="00C65F21">
          <w:rPr>
            <w:rFonts w:ascii="Times New Roman" w:eastAsia="Times New Roman" w:hAnsi="Times New Roman" w:cs="Times New Roman"/>
            <w:sz w:val="24"/>
          </w:rPr>
          <w:t xml:space="preserve">  </w:t>
        </w:r>
      </w:ins>
    </w:p>
    <w:p w:rsidR="00960E84" w:rsidRDefault="004008C9" w:rsidP="00C65F21">
      <w:pPr>
        <w:pStyle w:val="Normal1"/>
        <w:numPr>
          <w:ins w:id="1405" w:author="Jeff Greenfield" w:date="2014-11-23T14:41:00Z"/>
        </w:numPr>
        <w:spacing w:line="480" w:lineRule="auto"/>
        <w:ind w:firstLine="720"/>
        <w:rPr>
          <w:ins w:id="1406" w:author="Jeff Greenfield" w:date="2014-11-23T15:06:00Z"/>
          <w:rFonts w:ascii="Times New Roman" w:eastAsia="Times New Roman" w:hAnsi="Times New Roman" w:cs="Times New Roman"/>
          <w:sz w:val="24"/>
        </w:rPr>
      </w:pPr>
      <w:ins w:id="1407" w:author="Jeff Greenfield" w:date="2014-11-23T14:41:00Z">
        <w:r w:rsidRPr="004008C9">
          <w:rPr>
            <w:rFonts w:ascii="Times New Roman" w:eastAsia="Times New Roman" w:hAnsi="Times New Roman" w:cs="Times New Roman"/>
            <w:b/>
            <w:i/>
            <w:sz w:val="24"/>
            <w:rPrChange w:id="1408" w:author="Jeff Greenfield" w:date="2014-11-23T14:41:00Z">
              <w:rPr>
                <w:rFonts w:ascii="Times New Roman" w:eastAsia="Times New Roman" w:hAnsi="Times New Roman" w:cs="Times New Roman"/>
                <w:sz w:val="24"/>
              </w:rPr>
            </w:rPrChange>
          </w:rPr>
          <w:t>Hypothesis 4.</w:t>
        </w:r>
        <w:r>
          <w:rPr>
            <w:rFonts w:ascii="Times New Roman" w:eastAsia="Times New Roman" w:hAnsi="Times New Roman" w:cs="Times New Roman"/>
            <w:b/>
            <w:i/>
            <w:sz w:val="24"/>
          </w:rPr>
          <w:t xml:space="preserve">  </w:t>
        </w:r>
        <w:r>
          <w:rPr>
            <w:rFonts w:ascii="Times New Roman" w:eastAsia="Times New Roman" w:hAnsi="Times New Roman" w:cs="Times New Roman"/>
            <w:sz w:val="24"/>
          </w:rPr>
          <w:t xml:space="preserve">The sample will be more affluent than the population as a whole. </w:t>
        </w:r>
      </w:ins>
    </w:p>
    <w:p w:rsidR="004008C9" w:rsidRDefault="00960E84" w:rsidP="00C65F21">
      <w:pPr>
        <w:pStyle w:val="Normal1"/>
        <w:numPr>
          <w:ins w:id="1409" w:author="Jeff Greenfield" w:date="2014-11-23T15:06:00Z"/>
        </w:numPr>
        <w:spacing w:line="480" w:lineRule="auto"/>
        <w:ind w:firstLine="720"/>
        <w:rPr>
          <w:ins w:id="1410" w:author="Jeff Greenfield" w:date="2014-11-23T14:52:00Z"/>
          <w:rFonts w:ascii="Times New Roman" w:eastAsia="Times New Roman" w:hAnsi="Times New Roman" w:cs="Times New Roman"/>
          <w:sz w:val="24"/>
        </w:rPr>
      </w:pPr>
      <w:ins w:id="1411" w:author="Jeff Greenfield" w:date="2014-11-23T15:06:00Z">
        <w:r w:rsidRPr="00960E84">
          <w:rPr>
            <w:rFonts w:ascii="Times New Roman" w:eastAsia="Times New Roman" w:hAnsi="Times New Roman" w:cs="Times New Roman"/>
            <w:b/>
            <w:i/>
            <w:sz w:val="24"/>
            <w:rPrChange w:id="1412" w:author="Jeff Greenfield" w:date="2014-11-23T15:08:00Z">
              <w:rPr>
                <w:rFonts w:ascii="Times New Roman" w:eastAsia="Times New Roman" w:hAnsi="Times New Roman" w:cs="Times New Roman"/>
                <w:sz w:val="24"/>
              </w:rPr>
            </w:rPrChange>
          </w:rPr>
          <w:t>Hypothesis 5</w:t>
        </w:r>
        <w:r>
          <w:rPr>
            <w:rFonts w:ascii="Times New Roman" w:eastAsia="Times New Roman" w:hAnsi="Times New Roman" w:cs="Times New Roman"/>
            <w:sz w:val="24"/>
          </w:rPr>
          <w:t xml:space="preserve">.  The sample will contain a higher percentage of </w:t>
        </w:r>
      </w:ins>
      <w:ins w:id="1413" w:author="Jeff Greenfield" w:date="2014-11-23T15:07:00Z">
        <w:r>
          <w:rPr>
            <w:rFonts w:ascii="Times New Roman" w:eastAsia="Times New Roman" w:hAnsi="Times New Roman" w:cs="Times New Roman"/>
            <w:sz w:val="24"/>
          </w:rPr>
          <w:t xml:space="preserve">heavy video game users than the population as a whole.   </w:t>
        </w:r>
      </w:ins>
      <w:ins w:id="1414" w:author="Jeff Greenfield" w:date="2014-11-23T15:06:00Z">
        <w:r>
          <w:rPr>
            <w:rFonts w:ascii="Times New Roman" w:eastAsia="Times New Roman" w:hAnsi="Times New Roman" w:cs="Times New Roman"/>
            <w:sz w:val="24"/>
          </w:rPr>
          <w:t xml:space="preserve"> </w:t>
        </w:r>
      </w:ins>
    </w:p>
    <w:p w:rsidR="00230B88" w:rsidRDefault="00960E84" w:rsidP="00C65F21">
      <w:pPr>
        <w:pStyle w:val="Normal1"/>
        <w:numPr>
          <w:ins w:id="1415" w:author="Jeff Greenfield" w:date="2014-11-23T14:52:00Z"/>
        </w:numPr>
        <w:spacing w:line="480" w:lineRule="auto"/>
        <w:ind w:firstLine="720"/>
        <w:rPr>
          <w:ins w:id="1416" w:author="Jeff Greenfield" w:date="2014-11-23T14:52:00Z"/>
          <w:rFonts w:ascii="Times New Roman" w:eastAsia="Times New Roman" w:hAnsi="Times New Roman" w:cs="Times New Roman"/>
          <w:sz w:val="24"/>
        </w:rPr>
      </w:pPr>
      <w:ins w:id="1417" w:author="Jeff Greenfield" w:date="2014-11-23T14:52:00Z">
        <w:r>
          <w:rPr>
            <w:rFonts w:ascii="Times New Roman" w:eastAsia="Times New Roman" w:hAnsi="Times New Roman" w:cs="Times New Roman"/>
            <w:b/>
            <w:i/>
            <w:sz w:val="24"/>
          </w:rPr>
          <w:t>Hypothesis 6</w:t>
        </w:r>
        <w:r w:rsidR="00230B88">
          <w:rPr>
            <w:rFonts w:ascii="Times New Roman" w:eastAsia="Times New Roman" w:hAnsi="Times New Roman" w:cs="Times New Roman"/>
            <w:b/>
            <w:i/>
            <w:sz w:val="24"/>
          </w:rPr>
          <w:t xml:space="preserve">.  </w:t>
        </w:r>
        <w:r w:rsidR="00230B88">
          <w:rPr>
            <w:rFonts w:ascii="Times New Roman" w:eastAsia="Times New Roman" w:hAnsi="Times New Roman" w:cs="Times New Roman"/>
            <w:sz w:val="24"/>
          </w:rPr>
          <w:t xml:space="preserve">There will be no </w:t>
        </w:r>
      </w:ins>
      <w:ins w:id="1418" w:author="Jeff Greenfield" w:date="2014-11-23T14:59:00Z">
        <w:r w:rsidR="00A2353A">
          <w:rPr>
            <w:rFonts w:ascii="Times New Roman" w:eastAsia="Times New Roman" w:hAnsi="Times New Roman" w:cs="Times New Roman"/>
            <w:sz w:val="24"/>
          </w:rPr>
          <w:t>relationship</w:t>
        </w:r>
      </w:ins>
      <w:ins w:id="1419" w:author="Jeff Greenfield" w:date="2014-11-23T14:52:00Z">
        <w:r w:rsidR="00230B88">
          <w:rPr>
            <w:rFonts w:ascii="Times New Roman" w:eastAsia="Times New Roman" w:hAnsi="Times New Roman" w:cs="Times New Roman"/>
            <w:sz w:val="24"/>
          </w:rPr>
          <w:t xml:space="preserve"> </w:t>
        </w:r>
      </w:ins>
      <w:ins w:id="1420" w:author="Jeff Greenfield" w:date="2014-11-23T15:06:00Z">
        <w:r>
          <w:rPr>
            <w:rFonts w:ascii="Times New Roman" w:eastAsia="Times New Roman" w:hAnsi="Times New Roman" w:cs="Times New Roman"/>
            <w:sz w:val="24"/>
          </w:rPr>
          <w:t xml:space="preserve">between </w:t>
        </w:r>
      </w:ins>
      <w:ins w:id="1421" w:author="Jeff Greenfield" w:date="2014-11-23T14:59:00Z">
        <w:r w:rsidR="00A2353A">
          <w:rPr>
            <w:rFonts w:ascii="Times New Roman" w:eastAsia="Times New Roman" w:hAnsi="Times New Roman" w:cs="Times New Roman"/>
            <w:sz w:val="24"/>
          </w:rPr>
          <w:t>game-usage</w:t>
        </w:r>
      </w:ins>
      <w:ins w:id="1422" w:author="Jeff Greenfield" w:date="2014-11-23T14:52:00Z">
        <w:r w:rsidR="00230B88">
          <w:rPr>
            <w:rFonts w:ascii="Times New Roman" w:eastAsia="Times New Roman" w:hAnsi="Times New Roman" w:cs="Times New Roman"/>
            <w:sz w:val="24"/>
          </w:rPr>
          <w:t xml:space="preserve"> and IPPC.</w:t>
        </w:r>
      </w:ins>
    </w:p>
    <w:p w:rsidR="00230B88" w:rsidRDefault="00960E84" w:rsidP="00C65F21">
      <w:pPr>
        <w:pStyle w:val="Normal1"/>
        <w:numPr>
          <w:ins w:id="1423" w:author="Jeff Greenfield" w:date="2014-11-23T14:52:00Z"/>
        </w:numPr>
        <w:spacing w:line="480" w:lineRule="auto"/>
        <w:ind w:firstLine="720"/>
        <w:rPr>
          <w:ins w:id="1424" w:author="Jeff Greenfield" w:date="2014-11-23T15:00:00Z"/>
          <w:rFonts w:ascii="Times New Roman" w:eastAsia="Times New Roman" w:hAnsi="Times New Roman" w:cs="Times New Roman"/>
          <w:sz w:val="24"/>
        </w:rPr>
      </w:pPr>
      <w:ins w:id="1425" w:author="Jeff Greenfield" w:date="2014-11-23T14:52:00Z">
        <w:r>
          <w:rPr>
            <w:rFonts w:ascii="Times New Roman" w:eastAsia="Times New Roman" w:hAnsi="Times New Roman" w:cs="Times New Roman"/>
            <w:b/>
            <w:i/>
            <w:sz w:val="24"/>
          </w:rPr>
          <w:t>Hypothesis 7</w:t>
        </w:r>
        <w:r w:rsidR="00230B88">
          <w:rPr>
            <w:rFonts w:ascii="Times New Roman" w:eastAsia="Times New Roman" w:hAnsi="Times New Roman" w:cs="Times New Roman"/>
            <w:b/>
            <w:i/>
            <w:sz w:val="24"/>
          </w:rPr>
          <w:t xml:space="preserve">.  </w:t>
        </w:r>
        <w:r w:rsidR="00230B88">
          <w:rPr>
            <w:rFonts w:ascii="Times New Roman" w:eastAsia="Times New Roman" w:hAnsi="Times New Roman" w:cs="Times New Roman"/>
            <w:sz w:val="24"/>
          </w:rPr>
          <w:t xml:space="preserve">There will be no </w:t>
        </w:r>
      </w:ins>
      <w:ins w:id="1426" w:author="Jeff Greenfield" w:date="2014-11-23T14:53:00Z">
        <w:r w:rsidR="00230B88">
          <w:rPr>
            <w:rFonts w:ascii="Times New Roman" w:eastAsia="Times New Roman" w:hAnsi="Times New Roman" w:cs="Times New Roman"/>
            <w:sz w:val="24"/>
          </w:rPr>
          <w:t>difference in APPC between the high-game-usage and low</w:t>
        </w:r>
      </w:ins>
      <w:ins w:id="1427" w:author="Jeff Greenfield" w:date="2014-11-23T14:54:00Z">
        <w:r w:rsidR="00230B88">
          <w:rPr>
            <w:rFonts w:ascii="Times New Roman" w:eastAsia="Times New Roman" w:hAnsi="Times New Roman" w:cs="Times New Roman"/>
            <w:sz w:val="24"/>
          </w:rPr>
          <w:t xml:space="preserve">-game-usage groups.  </w:t>
        </w:r>
      </w:ins>
    </w:p>
    <w:p w:rsidR="00A2353A" w:rsidRDefault="00960E84" w:rsidP="00C65F21">
      <w:pPr>
        <w:pStyle w:val="Normal1"/>
        <w:numPr>
          <w:ins w:id="1428" w:author="Jeff Greenfield" w:date="2014-11-23T15:00:00Z"/>
        </w:numPr>
        <w:spacing w:line="480" w:lineRule="auto"/>
        <w:ind w:firstLine="720"/>
        <w:rPr>
          <w:ins w:id="1429" w:author="Jeff Greenfield" w:date="2014-11-23T15:09:00Z"/>
          <w:rFonts w:ascii="Times New Roman" w:eastAsia="Times New Roman" w:hAnsi="Times New Roman" w:cs="Times New Roman"/>
          <w:sz w:val="24"/>
        </w:rPr>
      </w:pPr>
      <w:ins w:id="1430" w:author="Jeff Greenfield" w:date="2014-11-23T15:00:00Z">
        <w:r>
          <w:rPr>
            <w:rFonts w:ascii="Times New Roman" w:eastAsia="Times New Roman" w:hAnsi="Times New Roman" w:cs="Times New Roman"/>
            <w:b/>
            <w:i/>
            <w:sz w:val="24"/>
            <w:rPrChange w:id="1431" w:author="Jeff Greenfield" w:date="2014-11-23T15:00:00Z">
              <w:rPr>
                <w:rFonts w:ascii="Times New Roman" w:eastAsia="Times New Roman" w:hAnsi="Times New Roman" w:cs="Times New Roman"/>
                <w:b/>
                <w:i/>
                <w:sz w:val="24"/>
              </w:rPr>
            </w:rPrChange>
          </w:rPr>
          <w:t>Hypothesis 8</w:t>
        </w:r>
        <w:r w:rsidR="00A2353A" w:rsidRPr="00A2353A">
          <w:rPr>
            <w:rFonts w:ascii="Times New Roman" w:eastAsia="Times New Roman" w:hAnsi="Times New Roman" w:cs="Times New Roman"/>
            <w:b/>
            <w:i/>
            <w:sz w:val="24"/>
            <w:rPrChange w:id="1432" w:author="Jeff Greenfield" w:date="2014-11-23T15:00:00Z">
              <w:rPr>
                <w:rFonts w:ascii="Times New Roman" w:eastAsia="Times New Roman" w:hAnsi="Times New Roman" w:cs="Times New Roman"/>
                <w:sz w:val="24"/>
              </w:rPr>
            </w:rPrChange>
          </w:rPr>
          <w:t>.</w:t>
        </w:r>
        <w:r w:rsidR="00A2353A">
          <w:rPr>
            <w:rFonts w:ascii="Times New Roman" w:eastAsia="Times New Roman" w:hAnsi="Times New Roman" w:cs="Times New Roman"/>
            <w:sz w:val="24"/>
          </w:rPr>
          <w:t xml:space="preserve">  For each game usage group, there will be no difference in IPPC and APPC.  </w:t>
        </w:r>
      </w:ins>
    </w:p>
    <w:p w:rsidR="00960E84" w:rsidRDefault="00960E84" w:rsidP="00960E84">
      <w:pPr>
        <w:pStyle w:val="Normal1"/>
        <w:numPr>
          <w:ins w:id="1433" w:author="Jeff Greenfield" w:date="2014-11-23T15:09:00Z"/>
        </w:numPr>
        <w:spacing w:line="480" w:lineRule="auto"/>
        <w:ind w:firstLine="720"/>
        <w:rPr>
          <w:ins w:id="1434" w:author="Jeff Greenfield" w:date="2014-11-23T15:09:00Z"/>
          <w:rFonts w:ascii="Times New Roman" w:eastAsia="Times New Roman" w:hAnsi="Times New Roman" w:cs="Times New Roman"/>
          <w:sz w:val="24"/>
        </w:rPr>
      </w:pPr>
      <w:ins w:id="1435" w:author="Jeff Greenfield" w:date="2014-11-23T15:09:00Z">
        <w:r>
          <w:rPr>
            <w:rFonts w:ascii="Times New Roman" w:eastAsia="Times New Roman" w:hAnsi="Times New Roman" w:cs="Times New Roman"/>
            <w:b/>
            <w:i/>
            <w:sz w:val="24"/>
          </w:rPr>
          <w:t>Hypothesis 9</w:t>
        </w:r>
        <w:r w:rsidRPr="00A2353A">
          <w:rPr>
            <w:rFonts w:ascii="Times New Roman" w:eastAsia="Times New Roman" w:hAnsi="Times New Roman" w:cs="Times New Roman"/>
            <w:b/>
            <w:i/>
            <w:sz w:val="24"/>
          </w:rPr>
          <w:t>.</w:t>
        </w:r>
        <w:r>
          <w:rPr>
            <w:rFonts w:ascii="Times New Roman" w:eastAsia="Times New Roman" w:hAnsi="Times New Roman" w:cs="Times New Roman"/>
            <w:sz w:val="24"/>
          </w:rPr>
          <w:t xml:space="preserve">  Mean IPPC score for each game-usage group will be in the 80%-95% range.  </w:t>
        </w:r>
      </w:ins>
    </w:p>
    <w:p w:rsidR="00960E84" w:rsidRPr="00230B88" w:rsidRDefault="00960E84" w:rsidP="00960E84">
      <w:pPr>
        <w:pStyle w:val="Normal1"/>
        <w:numPr>
          <w:ins w:id="1436" w:author="Jeff Greenfield" w:date="2014-11-23T15:09:00Z"/>
        </w:numPr>
        <w:spacing w:line="480" w:lineRule="auto"/>
        <w:ind w:firstLine="720"/>
        <w:rPr>
          <w:ins w:id="1437" w:author="Jeff Greenfield" w:date="2014-11-23T14:33:00Z"/>
          <w:rFonts w:ascii="Times New Roman" w:eastAsia="Times New Roman" w:hAnsi="Times New Roman" w:cs="Times New Roman"/>
          <w:sz w:val="24"/>
          <w:rPrChange w:id="1438" w:author="Jeff Greenfield" w:date="2014-11-23T14:52:00Z">
            <w:rPr>
              <w:ins w:id="1439" w:author="Jeff Greenfield" w:date="2014-11-23T14:33:00Z"/>
              <w:rFonts w:ascii="Times New Roman" w:eastAsia="Times New Roman" w:hAnsi="Times New Roman" w:cs="Times New Roman"/>
              <w:sz w:val="24"/>
            </w:rPr>
          </w:rPrChange>
        </w:rPr>
        <w:pPrChange w:id="1440" w:author="Jeff Greenfield" w:date="2014-11-23T15:09:00Z">
          <w:pPr>
            <w:pStyle w:val="Normal1"/>
            <w:spacing w:line="480" w:lineRule="auto"/>
            <w:ind w:firstLine="720"/>
          </w:pPr>
        </w:pPrChange>
      </w:pPr>
      <w:ins w:id="1441" w:author="Jeff Greenfield" w:date="2014-11-23T15:09:00Z">
        <w:r>
          <w:rPr>
            <w:rFonts w:ascii="Times New Roman" w:eastAsia="Times New Roman" w:hAnsi="Times New Roman" w:cs="Times New Roman"/>
            <w:b/>
            <w:i/>
            <w:sz w:val="24"/>
          </w:rPr>
          <w:t>Hypothesis 10</w:t>
        </w:r>
        <w:r w:rsidRPr="00A2353A">
          <w:rPr>
            <w:rFonts w:ascii="Times New Roman" w:eastAsia="Times New Roman" w:hAnsi="Times New Roman" w:cs="Times New Roman"/>
            <w:b/>
            <w:i/>
            <w:sz w:val="24"/>
          </w:rPr>
          <w:t>.</w:t>
        </w:r>
        <w:r>
          <w:rPr>
            <w:rFonts w:ascii="Times New Roman" w:eastAsia="Times New Roman" w:hAnsi="Times New Roman" w:cs="Times New Roman"/>
            <w:sz w:val="24"/>
          </w:rPr>
          <w:t xml:space="preserve">  APPC score for each game-usage group will be in the 80%-95% range.  </w:t>
        </w:r>
      </w:ins>
    </w:p>
    <w:p w:rsidR="004008C9" w:rsidRPr="00960E84" w:rsidRDefault="004008C9" w:rsidP="00C65F21">
      <w:pPr>
        <w:pStyle w:val="Normal1"/>
        <w:numPr>
          <w:ins w:id="1442" w:author="Jeff Greenfield" w:date="2014-11-23T14:33:00Z"/>
        </w:numPr>
        <w:spacing w:line="480" w:lineRule="auto"/>
        <w:ind w:firstLine="720"/>
        <w:rPr>
          <w:ins w:id="1443" w:author="Jeff Greenfield" w:date="2014-11-23T14:33:00Z"/>
          <w:rFonts w:ascii="Times New Roman" w:eastAsia="Times New Roman" w:hAnsi="Times New Roman" w:cs="Times New Roman"/>
          <w:sz w:val="24"/>
          <w:rPrChange w:id="1444" w:author="Jeff Greenfield" w:date="2014-11-23T15:12:00Z">
            <w:rPr>
              <w:ins w:id="1445" w:author="Jeff Greenfield" w:date="2014-11-23T14:33:00Z"/>
              <w:rFonts w:ascii="Times New Roman" w:eastAsia="Times New Roman" w:hAnsi="Times New Roman" w:cs="Times New Roman"/>
              <w:b/>
              <w:sz w:val="24"/>
            </w:rPr>
          </w:rPrChange>
        </w:rPr>
      </w:pPr>
      <w:proofErr w:type="gramStart"/>
      <w:ins w:id="1446" w:author="Jeff Greenfield" w:date="2014-11-23T14:33:00Z">
        <w:r w:rsidRPr="004008C9">
          <w:rPr>
            <w:rFonts w:ascii="Times New Roman" w:eastAsia="Times New Roman" w:hAnsi="Times New Roman" w:cs="Times New Roman"/>
            <w:b/>
            <w:sz w:val="24"/>
            <w:rPrChange w:id="1447" w:author="Jeff Greenfield" w:date="2014-11-23T14:33:00Z">
              <w:rPr>
                <w:rFonts w:ascii="Times New Roman" w:eastAsia="Times New Roman" w:hAnsi="Times New Roman" w:cs="Times New Roman"/>
                <w:sz w:val="24"/>
              </w:rPr>
            </w:rPrChange>
          </w:rPr>
          <w:t>H</w:t>
        </w:r>
        <w:r>
          <w:rPr>
            <w:rFonts w:ascii="Times New Roman" w:eastAsia="Times New Roman" w:hAnsi="Times New Roman" w:cs="Times New Roman"/>
            <w:b/>
            <w:sz w:val="24"/>
          </w:rPr>
          <w:t>ypotheses pertaining to neuroticism.</w:t>
        </w:r>
      </w:ins>
      <w:proofErr w:type="gramEnd"/>
      <w:ins w:id="1448" w:author="Jeff Greenfield" w:date="2014-11-23T15:12:00Z">
        <w:r w:rsidR="00960E84">
          <w:rPr>
            <w:rFonts w:ascii="Times New Roman" w:eastAsia="Times New Roman" w:hAnsi="Times New Roman" w:cs="Times New Roman"/>
            <w:b/>
            <w:sz w:val="24"/>
          </w:rPr>
          <w:t xml:space="preserve">  </w:t>
        </w:r>
        <w:r w:rsidR="00960E84">
          <w:rPr>
            <w:rFonts w:ascii="Times New Roman" w:eastAsia="Times New Roman" w:hAnsi="Times New Roman" w:cs="Times New Roman"/>
            <w:sz w:val="24"/>
          </w:rPr>
          <w:t xml:space="preserve">Neuroticism was expected to relate to frustration tolerance and aversion to negative </w:t>
        </w:r>
      </w:ins>
      <w:ins w:id="1449" w:author="Jeff Greenfield" w:date="2014-11-23T15:14:00Z">
        <w:r w:rsidR="00960E84">
          <w:rPr>
            <w:rFonts w:ascii="Times New Roman" w:eastAsia="Times New Roman" w:hAnsi="Times New Roman" w:cs="Times New Roman"/>
            <w:sz w:val="24"/>
          </w:rPr>
          <w:t>stimuli</w:t>
        </w:r>
      </w:ins>
      <w:ins w:id="1450" w:author="Jeff Greenfield" w:date="2014-11-23T15:13:00Z">
        <w:r w:rsidR="00960E84">
          <w:rPr>
            <w:rFonts w:ascii="Times New Roman" w:eastAsia="Times New Roman" w:hAnsi="Times New Roman" w:cs="Times New Roman"/>
            <w:sz w:val="24"/>
          </w:rPr>
          <w:t xml:space="preserve">.  Because of increased desire to escape frustration and negative stimuli, this study expected there to be a significant increase in preferred percent correct for those individuals with higher </w:t>
        </w:r>
      </w:ins>
      <w:ins w:id="1451" w:author="Jeff Greenfield" w:date="2014-11-23T15:15:00Z">
        <w:r w:rsidR="008573E6">
          <w:rPr>
            <w:rFonts w:ascii="Times New Roman" w:eastAsia="Times New Roman" w:hAnsi="Times New Roman" w:cs="Times New Roman"/>
            <w:sz w:val="24"/>
          </w:rPr>
          <w:t xml:space="preserve">neuroticism scores.  </w:t>
        </w:r>
      </w:ins>
    </w:p>
    <w:p w:rsidR="004008C9" w:rsidRDefault="00960E84" w:rsidP="00C65F21">
      <w:pPr>
        <w:pStyle w:val="Normal1"/>
        <w:numPr>
          <w:ins w:id="1452" w:author="Jeff Greenfield" w:date="2014-11-23T14:33:00Z"/>
        </w:numPr>
        <w:spacing w:line="480" w:lineRule="auto"/>
        <w:ind w:firstLine="720"/>
        <w:rPr>
          <w:ins w:id="1453" w:author="Jeff Greenfield" w:date="2014-11-23T14:33:00Z"/>
          <w:rFonts w:ascii="Times New Roman" w:eastAsia="Times New Roman" w:hAnsi="Times New Roman" w:cs="Times New Roman"/>
          <w:sz w:val="24"/>
        </w:rPr>
      </w:pPr>
      <w:ins w:id="1454" w:author="Jeff Greenfield" w:date="2014-11-23T14:33:00Z">
        <w:r>
          <w:rPr>
            <w:rFonts w:ascii="Times New Roman" w:eastAsia="Times New Roman" w:hAnsi="Times New Roman" w:cs="Times New Roman"/>
            <w:b/>
            <w:i/>
            <w:sz w:val="24"/>
          </w:rPr>
          <w:t>Hypothesis 11</w:t>
        </w:r>
        <w:r w:rsidR="004008C9">
          <w:rPr>
            <w:rFonts w:ascii="Times New Roman" w:eastAsia="Times New Roman" w:hAnsi="Times New Roman" w:cs="Times New Roman"/>
            <w:b/>
            <w:i/>
            <w:sz w:val="24"/>
          </w:rPr>
          <w:t xml:space="preserve">.  </w:t>
        </w:r>
        <w:r w:rsidR="004008C9">
          <w:rPr>
            <w:rFonts w:ascii="Times New Roman" w:eastAsia="Times New Roman" w:hAnsi="Times New Roman" w:cs="Times New Roman"/>
            <w:sz w:val="24"/>
          </w:rPr>
          <w:t xml:space="preserve">Higher levels of neuroticism will correlate with higher </w:t>
        </w:r>
      </w:ins>
      <w:ins w:id="1455" w:author="Jeff Greenfield" w:date="2014-11-23T14:43:00Z">
        <w:r w:rsidR="004008C9">
          <w:rPr>
            <w:rFonts w:ascii="Times New Roman" w:eastAsia="Times New Roman" w:hAnsi="Times New Roman" w:cs="Times New Roman"/>
            <w:sz w:val="24"/>
          </w:rPr>
          <w:t>IPPC</w:t>
        </w:r>
      </w:ins>
      <w:ins w:id="1456" w:author="Jeff Greenfield" w:date="2014-11-23T14:33:00Z">
        <w:r w:rsidR="004008C9">
          <w:rPr>
            <w:rFonts w:ascii="Times New Roman" w:eastAsia="Times New Roman" w:hAnsi="Times New Roman" w:cs="Times New Roman"/>
            <w:sz w:val="24"/>
          </w:rPr>
          <w:t xml:space="preserve">.  </w:t>
        </w:r>
      </w:ins>
    </w:p>
    <w:p w:rsidR="004008C9" w:rsidRDefault="004008C9" w:rsidP="00C65F21">
      <w:pPr>
        <w:pStyle w:val="Normal1"/>
        <w:numPr>
          <w:ins w:id="1457" w:author="Jeff Greenfield" w:date="2014-11-23T14:34:00Z"/>
        </w:numPr>
        <w:spacing w:line="480" w:lineRule="auto"/>
        <w:ind w:firstLine="720"/>
        <w:rPr>
          <w:ins w:id="1458" w:author="Jeff Greenfield" w:date="2014-11-23T14:45:00Z"/>
          <w:rFonts w:ascii="Times New Roman" w:eastAsia="Times New Roman" w:hAnsi="Times New Roman" w:cs="Times New Roman"/>
          <w:sz w:val="24"/>
        </w:rPr>
      </w:pPr>
      <w:ins w:id="1459" w:author="Jeff Greenfield" w:date="2014-11-23T14:34:00Z">
        <w:r w:rsidRPr="004008C9">
          <w:rPr>
            <w:rFonts w:ascii="Times New Roman" w:eastAsia="Times New Roman" w:hAnsi="Times New Roman" w:cs="Times New Roman"/>
            <w:b/>
            <w:i/>
            <w:sz w:val="24"/>
            <w:rPrChange w:id="1460" w:author="Jeff Greenfield" w:date="2014-11-23T14:34:00Z">
              <w:rPr>
                <w:rFonts w:ascii="Times New Roman" w:eastAsia="Times New Roman" w:hAnsi="Times New Roman" w:cs="Times New Roman"/>
                <w:sz w:val="24"/>
              </w:rPr>
            </w:rPrChange>
          </w:rPr>
          <w:t xml:space="preserve">Hypothesis </w:t>
        </w:r>
        <w:r w:rsidR="00960E84">
          <w:rPr>
            <w:rFonts w:ascii="Times New Roman" w:eastAsia="Times New Roman" w:hAnsi="Times New Roman" w:cs="Times New Roman"/>
            <w:b/>
            <w:i/>
            <w:sz w:val="24"/>
            <w:rPrChange w:id="1461" w:author="Jeff Greenfield" w:date="2014-11-23T14:34:00Z">
              <w:rPr>
                <w:rFonts w:ascii="Times New Roman" w:eastAsia="Times New Roman" w:hAnsi="Times New Roman" w:cs="Times New Roman"/>
                <w:b/>
                <w:i/>
                <w:sz w:val="24"/>
              </w:rPr>
            </w:rPrChange>
          </w:rPr>
          <w:t>12</w:t>
        </w:r>
        <w:r w:rsidR="00230B88">
          <w:rPr>
            <w:rFonts w:ascii="Times New Roman" w:eastAsia="Times New Roman" w:hAnsi="Times New Roman" w:cs="Times New Roman"/>
            <w:b/>
            <w:i/>
            <w:sz w:val="24"/>
          </w:rPr>
          <w:t>.</w:t>
        </w:r>
        <w:r>
          <w:rPr>
            <w:rFonts w:ascii="Times New Roman" w:eastAsia="Times New Roman" w:hAnsi="Times New Roman" w:cs="Times New Roman"/>
            <w:b/>
            <w:i/>
            <w:sz w:val="24"/>
          </w:rPr>
          <w:t xml:space="preserve">  </w:t>
        </w:r>
        <w:r>
          <w:rPr>
            <w:rFonts w:ascii="Times New Roman" w:eastAsia="Times New Roman" w:hAnsi="Times New Roman" w:cs="Times New Roman"/>
            <w:sz w:val="24"/>
          </w:rPr>
          <w:t xml:space="preserve">The set of participants with the highest neuroticism scores will produce </w:t>
        </w:r>
      </w:ins>
      <w:ins w:id="1462" w:author="Jeff Greenfield" w:date="2014-11-23T14:43:00Z">
        <w:r>
          <w:rPr>
            <w:rFonts w:ascii="Times New Roman" w:eastAsia="Times New Roman" w:hAnsi="Times New Roman" w:cs="Times New Roman"/>
            <w:sz w:val="24"/>
          </w:rPr>
          <w:t>a higher APPC than the set with the lowest neuroticism scores</w:t>
        </w:r>
      </w:ins>
      <w:ins w:id="1463" w:author="Jeff Greenfield" w:date="2014-11-23T14:36:00Z">
        <w:r>
          <w:rPr>
            <w:rFonts w:ascii="Times New Roman" w:eastAsia="Times New Roman" w:hAnsi="Times New Roman" w:cs="Times New Roman"/>
            <w:sz w:val="24"/>
          </w:rPr>
          <w:t xml:space="preserve">.  </w:t>
        </w:r>
      </w:ins>
    </w:p>
    <w:p w:rsidR="00230B88" w:rsidRPr="008573E6" w:rsidRDefault="00230B88" w:rsidP="00C65F21">
      <w:pPr>
        <w:pStyle w:val="Normal1"/>
        <w:numPr>
          <w:ins w:id="1464" w:author="Jeff Greenfield" w:date="2014-11-23T14:45:00Z"/>
        </w:numPr>
        <w:spacing w:line="480" w:lineRule="auto"/>
        <w:ind w:firstLine="720"/>
        <w:rPr>
          <w:ins w:id="1465" w:author="Jeff Greenfield" w:date="2014-11-23T14:45:00Z"/>
          <w:rFonts w:ascii="Times New Roman" w:eastAsia="Times New Roman" w:hAnsi="Times New Roman" w:cs="Times New Roman"/>
          <w:sz w:val="24"/>
          <w:rPrChange w:id="1466" w:author="Jeff Greenfield" w:date="2014-11-23T15:15:00Z">
            <w:rPr>
              <w:ins w:id="1467" w:author="Jeff Greenfield" w:date="2014-11-23T14:45:00Z"/>
              <w:rFonts w:ascii="Times New Roman" w:eastAsia="Times New Roman" w:hAnsi="Times New Roman" w:cs="Times New Roman"/>
              <w:b/>
              <w:sz w:val="24"/>
            </w:rPr>
          </w:rPrChange>
        </w:rPr>
      </w:pPr>
      <w:proofErr w:type="gramStart"/>
      <w:ins w:id="1468" w:author="Jeff Greenfield" w:date="2014-11-23T14:45:00Z">
        <w:r w:rsidRPr="00230B88">
          <w:rPr>
            <w:rFonts w:ascii="Times New Roman" w:eastAsia="Times New Roman" w:hAnsi="Times New Roman" w:cs="Times New Roman"/>
            <w:b/>
            <w:sz w:val="24"/>
            <w:rPrChange w:id="1469" w:author="Jeff Greenfield" w:date="2014-11-23T14:45:00Z">
              <w:rPr>
                <w:rFonts w:ascii="Times New Roman" w:eastAsia="Times New Roman" w:hAnsi="Times New Roman" w:cs="Times New Roman"/>
                <w:sz w:val="24"/>
              </w:rPr>
            </w:rPrChange>
          </w:rPr>
          <w:t xml:space="preserve">Hypotheses pertaining to </w:t>
        </w:r>
      </w:ins>
      <w:ins w:id="1470" w:author="Jeff Greenfield" w:date="2014-11-23T14:50:00Z">
        <w:r>
          <w:rPr>
            <w:rFonts w:ascii="Times New Roman" w:eastAsia="Times New Roman" w:hAnsi="Times New Roman" w:cs="Times New Roman"/>
            <w:b/>
            <w:sz w:val="24"/>
          </w:rPr>
          <w:t>task</w:t>
        </w:r>
      </w:ins>
      <w:ins w:id="1471" w:author="Jeff Greenfield" w:date="2014-11-23T14:45:00Z">
        <w:r w:rsidRPr="00230B88">
          <w:rPr>
            <w:rFonts w:ascii="Times New Roman" w:eastAsia="Times New Roman" w:hAnsi="Times New Roman" w:cs="Times New Roman"/>
            <w:b/>
            <w:sz w:val="24"/>
            <w:rPrChange w:id="1472" w:author="Jeff Greenfield" w:date="2014-11-23T14:45:00Z">
              <w:rPr>
                <w:rFonts w:ascii="Times New Roman" w:eastAsia="Times New Roman" w:hAnsi="Times New Roman" w:cs="Times New Roman"/>
                <w:sz w:val="24"/>
              </w:rPr>
            </w:rPrChange>
          </w:rPr>
          <w:t xml:space="preserve"> modalities.</w:t>
        </w:r>
      </w:ins>
      <w:proofErr w:type="gramEnd"/>
      <w:ins w:id="1473" w:author="Jeff Greenfield" w:date="2014-11-23T15:15:00Z">
        <w:r w:rsidR="008573E6">
          <w:rPr>
            <w:rFonts w:ascii="Times New Roman" w:eastAsia="Times New Roman" w:hAnsi="Times New Roman" w:cs="Times New Roman"/>
            <w:b/>
            <w:sz w:val="24"/>
          </w:rPr>
          <w:t xml:space="preserve">  </w:t>
        </w:r>
        <w:r w:rsidR="008573E6">
          <w:rPr>
            <w:rFonts w:ascii="Times New Roman" w:eastAsia="Times New Roman" w:hAnsi="Times New Roman" w:cs="Times New Roman"/>
            <w:sz w:val="24"/>
          </w:rPr>
          <w:t xml:space="preserve">Three task modalities were included in the study.  Due to the relatively weak link in literature between preferred learning modality and </w:t>
        </w:r>
      </w:ins>
      <w:ins w:id="1474" w:author="Jeff Greenfield" w:date="2014-11-23T15:16:00Z">
        <w:r w:rsidR="008573E6">
          <w:rPr>
            <w:rFonts w:ascii="Times New Roman" w:eastAsia="Times New Roman" w:hAnsi="Times New Roman" w:cs="Times New Roman"/>
            <w:sz w:val="24"/>
          </w:rPr>
          <w:t xml:space="preserve">performance on modality-related tasks, this study expected no relationship between task type and preferred percent correct.  </w:t>
        </w:r>
      </w:ins>
    </w:p>
    <w:p w:rsidR="00230B88" w:rsidRDefault="00960E84" w:rsidP="00C65F21">
      <w:pPr>
        <w:pStyle w:val="Normal1"/>
        <w:numPr>
          <w:ins w:id="1475" w:author="Jeff Greenfield" w:date="2014-11-23T14:45:00Z"/>
        </w:numPr>
        <w:spacing w:line="480" w:lineRule="auto"/>
        <w:ind w:firstLine="720"/>
        <w:rPr>
          <w:ins w:id="1476" w:author="Jeff Greenfield" w:date="2014-11-23T14:46:00Z"/>
          <w:rFonts w:ascii="Times New Roman" w:eastAsia="Times New Roman" w:hAnsi="Times New Roman" w:cs="Times New Roman"/>
          <w:sz w:val="24"/>
        </w:rPr>
      </w:pPr>
      <w:ins w:id="1477" w:author="Jeff Greenfield" w:date="2014-11-23T14:45:00Z">
        <w:r>
          <w:rPr>
            <w:rFonts w:ascii="Times New Roman" w:eastAsia="Times New Roman" w:hAnsi="Times New Roman" w:cs="Times New Roman"/>
            <w:b/>
            <w:i/>
            <w:sz w:val="24"/>
          </w:rPr>
          <w:t>Hypothesis 13</w:t>
        </w:r>
        <w:r w:rsidR="00230B88">
          <w:rPr>
            <w:rFonts w:ascii="Times New Roman" w:eastAsia="Times New Roman" w:hAnsi="Times New Roman" w:cs="Times New Roman"/>
            <w:b/>
            <w:i/>
            <w:sz w:val="24"/>
          </w:rPr>
          <w:t xml:space="preserve">.  </w:t>
        </w:r>
        <w:r w:rsidR="00230B88">
          <w:rPr>
            <w:rFonts w:ascii="Times New Roman" w:eastAsia="Times New Roman" w:hAnsi="Times New Roman" w:cs="Times New Roman"/>
            <w:sz w:val="24"/>
          </w:rPr>
          <w:t xml:space="preserve">There will be no significant difference between </w:t>
        </w:r>
      </w:ins>
      <w:ins w:id="1478" w:author="Jeff Greenfield" w:date="2014-11-23T14:46:00Z">
        <w:r w:rsidR="00230B88">
          <w:rPr>
            <w:rFonts w:ascii="Times New Roman" w:eastAsia="Times New Roman" w:hAnsi="Times New Roman" w:cs="Times New Roman"/>
            <w:sz w:val="24"/>
          </w:rPr>
          <w:t>IPPC scores for the verbal, visual</w:t>
        </w:r>
      </w:ins>
      <w:ins w:id="1479" w:author="Jeff Greenfield" w:date="2014-11-23T14:48:00Z">
        <w:r w:rsidR="00230B88">
          <w:rPr>
            <w:rFonts w:ascii="Times New Roman" w:eastAsia="Times New Roman" w:hAnsi="Times New Roman" w:cs="Times New Roman"/>
            <w:sz w:val="24"/>
          </w:rPr>
          <w:t>,</w:t>
        </w:r>
      </w:ins>
      <w:ins w:id="1480" w:author="Jeff Greenfield" w:date="2014-11-23T14:46:00Z">
        <w:r w:rsidR="00230B88">
          <w:rPr>
            <w:rFonts w:ascii="Times New Roman" w:eastAsia="Times New Roman" w:hAnsi="Times New Roman" w:cs="Times New Roman"/>
            <w:sz w:val="24"/>
          </w:rPr>
          <w:t xml:space="preserve"> and kinesthetic tasks.  </w:t>
        </w:r>
      </w:ins>
    </w:p>
    <w:p w:rsidR="00A2353A" w:rsidRDefault="00960E84" w:rsidP="00C65F21">
      <w:pPr>
        <w:pStyle w:val="Normal1"/>
        <w:numPr>
          <w:ins w:id="1481" w:author="Jeff Greenfield" w:date="2014-11-23T14:47:00Z"/>
        </w:numPr>
        <w:spacing w:line="480" w:lineRule="auto"/>
        <w:ind w:firstLine="720"/>
        <w:rPr>
          <w:ins w:id="1482" w:author="Jeff Greenfield" w:date="2014-11-23T14:58:00Z"/>
          <w:rFonts w:ascii="Times New Roman" w:eastAsia="Times New Roman" w:hAnsi="Times New Roman" w:cs="Times New Roman"/>
          <w:sz w:val="24"/>
        </w:rPr>
      </w:pPr>
      <w:ins w:id="1483" w:author="Jeff Greenfield" w:date="2014-11-23T14:47:00Z">
        <w:r>
          <w:rPr>
            <w:rFonts w:ascii="Times New Roman" w:eastAsia="Times New Roman" w:hAnsi="Times New Roman" w:cs="Times New Roman"/>
            <w:b/>
            <w:i/>
            <w:sz w:val="24"/>
            <w:rPrChange w:id="1484" w:author="Jeff Greenfield" w:date="2014-11-23T14:47:00Z">
              <w:rPr>
                <w:rFonts w:ascii="Times New Roman" w:eastAsia="Times New Roman" w:hAnsi="Times New Roman" w:cs="Times New Roman"/>
                <w:b/>
                <w:i/>
                <w:sz w:val="24"/>
              </w:rPr>
            </w:rPrChange>
          </w:rPr>
          <w:t>Hypothesis 14</w:t>
        </w:r>
        <w:r w:rsidR="00230B88" w:rsidRPr="00230B88">
          <w:rPr>
            <w:rFonts w:ascii="Times New Roman" w:eastAsia="Times New Roman" w:hAnsi="Times New Roman" w:cs="Times New Roman"/>
            <w:b/>
            <w:i/>
            <w:sz w:val="24"/>
            <w:rPrChange w:id="1485" w:author="Jeff Greenfield" w:date="2014-11-23T14:47:00Z">
              <w:rPr>
                <w:rFonts w:ascii="Times New Roman" w:eastAsia="Times New Roman" w:hAnsi="Times New Roman" w:cs="Times New Roman"/>
                <w:sz w:val="24"/>
              </w:rPr>
            </w:rPrChange>
          </w:rPr>
          <w:t xml:space="preserve">.  </w:t>
        </w:r>
        <w:r w:rsidR="00230B88">
          <w:rPr>
            <w:rFonts w:ascii="Times New Roman" w:eastAsia="Times New Roman" w:hAnsi="Times New Roman" w:cs="Times New Roman"/>
            <w:sz w:val="24"/>
          </w:rPr>
          <w:t>There will be no significant difference between APPC scores of the data sets for verbal, visual,</w:t>
        </w:r>
      </w:ins>
      <w:ins w:id="1486" w:author="Jeff Greenfield" w:date="2014-11-23T14:48:00Z">
        <w:r w:rsidR="00230B88">
          <w:rPr>
            <w:rFonts w:ascii="Times New Roman" w:eastAsia="Times New Roman" w:hAnsi="Times New Roman" w:cs="Times New Roman"/>
            <w:sz w:val="24"/>
          </w:rPr>
          <w:t xml:space="preserve"> and kinesthetic tasks.</w:t>
        </w:r>
      </w:ins>
    </w:p>
    <w:p w:rsidR="00960E84" w:rsidRDefault="00A2353A" w:rsidP="00C65F21">
      <w:pPr>
        <w:pStyle w:val="Normal1"/>
        <w:numPr>
          <w:ins w:id="1487" w:author="Jeff Greenfield" w:date="2014-11-23T14:58:00Z"/>
        </w:numPr>
        <w:spacing w:line="480" w:lineRule="auto"/>
        <w:ind w:firstLine="720"/>
        <w:rPr>
          <w:ins w:id="1488" w:author="Jeff Greenfield" w:date="2014-11-23T15:09:00Z"/>
          <w:rFonts w:ascii="Times New Roman" w:eastAsia="Times New Roman" w:hAnsi="Times New Roman" w:cs="Times New Roman"/>
          <w:sz w:val="24"/>
        </w:rPr>
      </w:pPr>
      <w:ins w:id="1489" w:author="Jeff Greenfield" w:date="2014-11-23T14:58:00Z">
        <w:r w:rsidRPr="00A2353A">
          <w:rPr>
            <w:rFonts w:ascii="Times New Roman" w:eastAsia="Times New Roman" w:hAnsi="Times New Roman" w:cs="Times New Roman"/>
            <w:b/>
            <w:i/>
            <w:sz w:val="24"/>
            <w:rPrChange w:id="1490" w:author="Jeff Greenfield" w:date="2014-11-23T15:01:00Z">
              <w:rPr>
                <w:rFonts w:ascii="Times New Roman" w:eastAsia="Times New Roman" w:hAnsi="Times New Roman" w:cs="Times New Roman"/>
                <w:sz w:val="24"/>
              </w:rPr>
            </w:rPrChange>
          </w:rPr>
          <w:t xml:space="preserve">Hypothesis </w:t>
        </w:r>
      </w:ins>
      <w:ins w:id="1491" w:author="Jeff Greenfield" w:date="2014-11-23T15:00:00Z">
        <w:r w:rsidR="00960E84">
          <w:rPr>
            <w:rFonts w:ascii="Times New Roman" w:eastAsia="Times New Roman" w:hAnsi="Times New Roman" w:cs="Times New Roman"/>
            <w:b/>
            <w:i/>
            <w:sz w:val="24"/>
            <w:rPrChange w:id="1492" w:author="Jeff Greenfield" w:date="2014-11-23T15:01:00Z">
              <w:rPr>
                <w:rFonts w:ascii="Times New Roman" w:eastAsia="Times New Roman" w:hAnsi="Times New Roman" w:cs="Times New Roman"/>
                <w:b/>
                <w:i/>
                <w:sz w:val="24"/>
              </w:rPr>
            </w:rPrChange>
          </w:rPr>
          <w:t>15</w:t>
        </w:r>
      </w:ins>
      <w:ins w:id="1493" w:author="Jeff Greenfield" w:date="2014-11-23T14:58:00Z">
        <w:r w:rsidRPr="00A2353A">
          <w:rPr>
            <w:rFonts w:ascii="Times New Roman" w:eastAsia="Times New Roman" w:hAnsi="Times New Roman" w:cs="Times New Roman"/>
            <w:b/>
            <w:i/>
            <w:sz w:val="24"/>
            <w:rPrChange w:id="1494" w:author="Jeff Greenfield" w:date="2014-11-23T15:01:00Z">
              <w:rPr>
                <w:rFonts w:ascii="Times New Roman" w:eastAsia="Times New Roman" w:hAnsi="Times New Roman" w:cs="Times New Roman"/>
                <w:sz w:val="24"/>
              </w:rPr>
            </w:rPrChange>
          </w:rPr>
          <w:t>.</w:t>
        </w:r>
        <w:r>
          <w:rPr>
            <w:rFonts w:ascii="Times New Roman" w:eastAsia="Times New Roman" w:hAnsi="Times New Roman" w:cs="Times New Roman"/>
            <w:sz w:val="24"/>
          </w:rPr>
          <w:t xml:space="preserve">  For each task modality, there will be no significant differ</w:t>
        </w:r>
        <w:r w:rsidR="00960E84">
          <w:rPr>
            <w:rFonts w:ascii="Times New Roman" w:eastAsia="Times New Roman" w:hAnsi="Times New Roman" w:cs="Times New Roman"/>
            <w:sz w:val="24"/>
          </w:rPr>
          <w:t>ence between IPPC and APPC scor</w:t>
        </w:r>
      </w:ins>
      <w:ins w:id="1495" w:author="Jeff Greenfield" w:date="2014-11-23T15:08:00Z">
        <w:r w:rsidR="00960E84">
          <w:rPr>
            <w:rFonts w:ascii="Times New Roman" w:eastAsia="Times New Roman" w:hAnsi="Times New Roman" w:cs="Times New Roman"/>
            <w:sz w:val="24"/>
          </w:rPr>
          <w:t>e</w:t>
        </w:r>
      </w:ins>
      <w:ins w:id="1496" w:author="Jeff Greenfield" w:date="2014-11-23T14:58:00Z">
        <w:r>
          <w:rPr>
            <w:rFonts w:ascii="Times New Roman" w:eastAsia="Times New Roman" w:hAnsi="Times New Roman" w:cs="Times New Roman"/>
            <w:sz w:val="24"/>
          </w:rPr>
          <w:t xml:space="preserve">s. </w:t>
        </w:r>
      </w:ins>
    </w:p>
    <w:p w:rsidR="00960E84" w:rsidRDefault="00960E84" w:rsidP="00960E84">
      <w:pPr>
        <w:pStyle w:val="Normal1"/>
        <w:numPr>
          <w:ins w:id="1497" w:author="Jeff Greenfield" w:date="2014-11-23T15:09:00Z"/>
        </w:numPr>
        <w:spacing w:line="480" w:lineRule="auto"/>
        <w:ind w:firstLine="720"/>
        <w:rPr>
          <w:ins w:id="1498" w:author="Jeff Greenfield" w:date="2014-11-23T15:09:00Z"/>
          <w:rFonts w:ascii="Times New Roman" w:eastAsia="Times New Roman" w:hAnsi="Times New Roman" w:cs="Times New Roman"/>
          <w:sz w:val="24"/>
        </w:rPr>
      </w:pPr>
      <w:ins w:id="1499" w:author="Jeff Greenfield" w:date="2014-11-23T15:09:00Z">
        <w:r>
          <w:rPr>
            <w:rFonts w:ascii="Times New Roman" w:eastAsia="Times New Roman" w:hAnsi="Times New Roman" w:cs="Times New Roman"/>
            <w:b/>
            <w:i/>
            <w:sz w:val="24"/>
          </w:rPr>
          <w:t xml:space="preserve">Hypothesis 16. </w:t>
        </w:r>
        <w:r w:rsidRPr="004B143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Mean IPPC score for each task will be in the 80%-95% range.  </w:t>
        </w:r>
      </w:ins>
    </w:p>
    <w:p w:rsidR="00230B88" w:rsidRDefault="00960E84" w:rsidP="00960E84">
      <w:pPr>
        <w:pStyle w:val="Normal1"/>
        <w:numPr>
          <w:ins w:id="1500" w:author="Jeff Greenfield" w:date="2014-11-23T15:09:00Z"/>
        </w:numPr>
        <w:spacing w:line="480" w:lineRule="auto"/>
        <w:ind w:firstLine="720"/>
        <w:rPr>
          <w:ins w:id="1501" w:author="Jeff Greenfield" w:date="2014-11-23T14:48:00Z"/>
          <w:rFonts w:ascii="Times New Roman" w:eastAsia="Times New Roman" w:hAnsi="Times New Roman" w:cs="Times New Roman"/>
          <w:sz w:val="24"/>
        </w:rPr>
        <w:pPrChange w:id="1502" w:author="Jeff Greenfield" w:date="2014-11-23T15:09:00Z">
          <w:pPr>
            <w:pStyle w:val="Normal1"/>
            <w:spacing w:line="480" w:lineRule="auto"/>
            <w:ind w:firstLine="720"/>
          </w:pPr>
        </w:pPrChange>
      </w:pPr>
      <w:ins w:id="1503" w:author="Jeff Greenfield" w:date="2014-11-23T15:09:00Z">
        <w:r>
          <w:rPr>
            <w:rFonts w:ascii="Times New Roman" w:eastAsia="Times New Roman" w:hAnsi="Times New Roman" w:cs="Times New Roman"/>
            <w:b/>
            <w:i/>
            <w:sz w:val="24"/>
          </w:rPr>
          <w:t>Hypothesis 17</w:t>
        </w:r>
        <w:r w:rsidRPr="00A2353A">
          <w:rPr>
            <w:rFonts w:ascii="Times New Roman" w:eastAsia="Times New Roman" w:hAnsi="Times New Roman" w:cs="Times New Roman"/>
            <w:b/>
            <w:i/>
            <w:sz w:val="24"/>
          </w:rPr>
          <w:t>.</w:t>
        </w:r>
        <w:r>
          <w:rPr>
            <w:rFonts w:ascii="Times New Roman" w:eastAsia="Times New Roman" w:hAnsi="Times New Roman" w:cs="Times New Roman"/>
            <w:sz w:val="24"/>
          </w:rPr>
          <w:t xml:space="preserve">  APPC score for each task will be in the 80%-95% range.  </w:t>
        </w:r>
      </w:ins>
      <w:ins w:id="1504" w:author="Jeff Greenfield" w:date="2014-11-23T14:58:00Z">
        <w:r w:rsidR="00A2353A">
          <w:rPr>
            <w:rFonts w:ascii="Times New Roman" w:eastAsia="Times New Roman" w:hAnsi="Times New Roman" w:cs="Times New Roman"/>
            <w:sz w:val="24"/>
          </w:rPr>
          <w:t xml:space="preserve"> </w:t>
        </w:r>
      </w:ins>
      <w:ins w:id="1505" w:author="Jeff Greenfield" w:date="2014-11-23T14:48:00Z">
        <w:r w:rsidR="00230B88">
          <w:rPr>
            <w:rFonts w:ascii="Times New Roman" w:eastAsia="Times New Roman" w:hAnsi="Times New Roman" w:cs="Times New Roman"/>
            <w:sz w:val="24"/>
          </w:rPr>
          <w:t xml:space="preserve">  </w:t>
        </w:r>
      </w:ins>
    </w:p>
    <w:p w:rsidR="00230B88" w:rsidRPr="008573E6" w:rsidRDefault="00230B88" w:rsidP="00C65F21">
      <w:pPr>
        <w:pStyle w:val="Normal1"/>
        <w:numPr>
          <w:ins w:id="1506" w:author="Jeff Greenfield" w:date="2014-11-23T14:48:00Z"/>
        </w:numPr>
        <w:spacing w:line="480" w:lineRule="auto"/>
        <w:ind w:firstLine="720"/>
        <w:rPr>
          <w:ins w:id="1507" w:author="Jeff Greenfield" w:date="2014-11-23T14:49:00Z"/>
          <w:rFonts w:ascii="Times New Roman" w:eastAsia="Times New Roman" w:hAnsi="Times New Roman" w:cs="Times New Roman"/>
          <w:sz w:val="24"/>
          <w:rPrChange w:id="1508" w:author="Jeff Greenfield" w:date="2014-11-23T15:17:00Z">
            <w:rPr>
              <w:ins w:id="1509" w:author="Jeff Greenfield" w:date="2014-11-23T14:49:00Z"/>
              <w:rFonts w:ascii="Times New Roman" w:eastAsia="Times New Roman" w:hAnsi="Times New Roman" w:cs="Times New Roman"/>
              <w:b/>
              <w:sz w:val="24"/>
            </w:rPr>
          </w:rPrChange>
        </w:rPr>
      </w:pPr>
      <w:proofErr w:type="gramStart"/>
      <w:ins w:id="1510" w:author="Jeff Greenfield" w:date="2014-11-23T14:49:00Z">
        <w:r>
          <w:rPr>
            <w:rFonts w:ascii="Times New Roman" w:eastAsia="Times New Roman" w:hAnsi="Times New Roman" w:cs="Times New Roman"/>
            <w:b/>
            <w:sz w:val="24"/>
          </w:rPr>
          <w:t xml:space="preserve">Hypotheses pertaining to overall </w:t>
        </w:r>
      </w:ins>
      <w:ins w:id="1511" w:author="Jeff Greenfield" w:date="2014-11-23T14:58:00Z">
        <w:r w:rsidR="00A2353A">
          <w:rPr>
            <w:rFonts w:ascii="Times New Roman" w:eastAsia="Times New Roman" w:hAnsi="Times New Roman" w:cs="Times New Roman"/>
            <w:b/>
            <w:sz w:val="24"/>
          </w:rPr>
          <w:t>data</w:t>
        </w:r>
      </w:ins>
      <w:ins w:id="1512" w:author="Jeff Greenfield" w:date="2014-11-23T14:49:00Z">
        <w:r>
          <w:rPr>
            <w:rFonts w:ascii="Times New Roman" w:eastAsia="Times New Roman" w:hAnsi="Times New Roman" w:cs="Times New Roman"/>
            <w:b/>
            <w:sz w:val="24"/>
          </w:rPr>
          <w:t>.</w:t>
        </w:r>
      </w:ins>
      <w:proofErr w:type="gramEnd"/>
      <w:ins w:id="1513" w:author="Jeff Greenfield" w:date="2014-11-23T15:17:00Z">
        <w:r w:rsidR="008573E6">
          <w:rPr>
            <w:rFonts w:ascii="Times New Roman" w:eastAsia="Times New Roman" w:hAnsi="Times New Roman" w:cs="Times New Roman"/>
            <w:b/>
            <w:sz w:val="24"/>
          </w:rPr>
          <w:t xml:space="preserve">  </w:t>
        </w:r>
        <w:r w:rsidR="008573E6">
          <w:rPr>
            <w:rFonts w:ascii="Times New Roman" w:eastAsia="Times New Roman" w:hAnsi="Times New Roman" w:cs="Times New Roman"/>
            <w:sz w:val="24"/>
          </w:rPr>
          <w:t xml:space="preserve">The APPC and IPPC scores are computed in very different </w:t>
        </w:r>
      </w:ins>
      <w:ins w:id="1514" w:author="Jeff Greenfield" w:date="2014-11-23T15:18:00Z">
        <w:r w:rsidR="008573E6">
          <w:rPr>
            <w:rFonts w:ascii="Times New Roman" w:eastAsia="Times New Roman" w:hAnsi="Times New Roman" w:cs="Times New Roman"/>
            <w:sz w:val="24"/>
          </w:rPr>
          <w:t>ways</w:t>
        </w:r>
      </w:ins>
      <w:ins w:id="1515" w:author="Jeff Greenfield" w:date="2014-11-23T15:17:00Z">
        <w:r w:rsidR="008573E6">
          <w:rPr>
            <w:rFonts w:ascii="Times New Roman" w:eastAsia="Times New Roman" w:hAnsi="Times New Roman" w:cs="Times New Roman"/>
            <w:sz w:val="24"/>
          </w:rPr>
          <w:t xml:space="preserve">, but should </w:t>
        </w:r>
      </w:ins>
      <w:ins w:id="1516" w:author="Jeff Greenfield" w:date="2014-11-23T15:18:00Z">
        <w:r w:rsidR="008573E6">
          <w:rPr>
            <w:rFonts w:ascii="Times New Roman" w:eastAsia="Times New Roman" w:hAnsi="Times New Roman" w:cs="Times New Roman"/>
            <w:sz w:val="24"/>
          </w:rPr>
          <w:t>have been</w:t>
        </w:r>
      </w:ins>
      <w:ins w:id="1517" w:author="Jeff Greenfield" w:date="2014-11-23T15:17:00Z">
        <w:r w:rsidR="008573E6">
          <w:rPr>
            <w:rFonts w:ascii="Times New Roman" w:eastAsia="Times New Roman" w:hAnsi="Times New Roman" w:cs="Times New Roman"/>
            <w:sz w:val="24"/>
          </w:rPr>
          <w:t xml:space="preserve"> measuring the same value.  This study expected that these numbers would be similar over the entire data set.  </w:t>
        </w:r>
      </w:ins>
    </w:p>
    <w:p w:rsidR="00230B88" w:rsidRDefault="00960E84" w:rsidP="00C65F21">
      <w:pPr>
        <w:pStyle w:val="Normal1"/>
        <w:numPr>
          <w:ins w:id="1518" w:author="Jeff Greenfield" w:date="2014-11-23T14:49:00Z"/>
        </w:numPr>
        <w:spacing w:line="480" w:lineRule="auto"/>
        <w:ind w:firstLine="720"/>
        <w:rPr>
          <w:ins w:id="1519" w:author="Jeff Greenfield" w:date="2014-11-23T14:49:00Z"/>
          <w:rFonts w:ascii="Times New Roman" w:eastAsia="Times New Roman" w:hAnsi="Times New Roman" w:cs="Times New Roman"/>
          <w:sz w:val="24"/>
        </w:rPr>
      </w:pPr>
      <w:ins w:id="1520" w:author="Jeff Greenfield" w:date="2014-11-23T14:49:00Z">
        <w:r>
          <w:rPr>
            <w:rFonts w:ascii="Times New Roman" w:eastAsia="Times New Roman" w:hAnsi="Times New Roman" w:cs="Times New Roman"/>
            <w:b/>
            <w:i/>
            <w:sz w:val="24"/>
          </w:rPr>
          <w:t>Hypothesis 18</w:t>
        </w:r>
        <w:r w:rsidR="00230B88">
          <w:rPr>
            <w:rFonts w:ascii="Times New Roman" w:eastAsia="Times New Roman" w:hAnsi="Times New Roman" w:cs="Times New Roman"/>
            <w:b/>
            <w:i/>
            <w:sz w:val="24"/>
          </w:rPr>
          <w:t xml:space="preserve">.  </w:t>
        </w:r>
        <w:r w:rsidR="00230B88">
          <w:rPr>
            <w:rFonts w:ascii="Times New Roman" w:eastAsia="Times New Roman" w:hAnsi="Times New Roman" w:cs="Times New Roman"/>
            <w:sz w:val="24"/>
          </w:rPr>
          <w:t>There will be no significant difference between the IPPC and APPC scores</w:t>
        </w:r>
      </w:ins>
      <w:ins w:id="1521" w:author="Jeff Greenfield" w:date="2014-11-23T14:58:00Z">
        <w:r w:rsidR="00A2353A">
          <w:rPr>
            <w:rFonts w:ascii="Times New Roman" w:eastAsia="Times New Roman" w:hAnsi="Times New Roman" w:cs="Times New Roman"/>
            <w:sz w:val="24"/>
          </w:rPr>
          <w:t xml:space="preserve"> for the total sample set</w:t>
        </w:r>
      </w:ins>
      <w:ins w:id="1522" w:author="Jeff Greenfield" w:date="2014-11-23T14:49:00Z">
        <w:r w:rsidR="00230B88">
          <w:rPr>
            <w:rFonts w:ascii="Times New Roman" w:eastAsia="Times New Roman" w:hAnsi="Times New Roman" w:cs="Times New Roman"/>
            <w:sz w:val="24"/>
          </w:rPr>
          <w:t xml:space="preserve">.  </w:t>
        </w:r>
      </w:ins>
    </w:p>
    <w:p w:rsidR="00A2353A" w:rsidRDefault="003F373E" w:rsidP="00A2353A">
      <w:pPr>
        <w:pStyle w:val="Normal1"/>
        <w:numPr>
          <w:ins w:id="1523" w:author="Jeff Greenfield" w:date="2014-11-23T14:57:00Z"/>
        </w:numPr>
        <w:spacing w:line="480" w:lineRule="auto"/>
        <w:ind w:firstLine="720"/>
        <w:rPr>
          <w:ins w:id="1524" w:author="Jeff Greenfield" w:date="2014-11-23T14:57:00Z"/>
          <w:rFonts w:ascii="Times New Roman" w:eastAsia="Times New Roman" w:hAnsi="Times New Roman" w:cs="Times New Roman"/>
          <w:sz w:val="24"/>
        </w:rPr>
      </w:pPr>
      <w:del w:id="1525" w:author="Jeff Greenfield" w:date="2014-11-22T21:35:00Z">
        <w:r w:rsidRPr="004B143D" w:rsidDel="00302CD2">
          <w:rPr>
            <w:rFonts w:ascii="Times New Roman" w:eastAsia="Times New Roman" w:hAnsi="Times New Roman" w:cs="Times New Roman"/>
            <w:sz w:val="24"/>
          </w:rPr>
          <w:delText xml:space="preserve">The following </w:delText>
        </w:r>
      </w:del>
      <w:del w:id="1526" w:author="Jeff Greenfield" w:date="2014-11-22T21:33:00Z">
        <w:r w:rsidRPr="004B143D" w:rsidDel="00752085">
          <w:rPr>
            <w:rFonts w:ascii="Times New Roman" w:eastAsia="Times New Roman" w:hAnsi="Times New Roman" w:cs="Times New Roman"/>
            <w:sz w:val="24"/>
          </w:rPr>
          <w:delText xml:space="preserve">four </w:delText>
        </w:r>
      </w:del>
      <w:del w:id="1527" w:author="Jeff Greenfield" w:date="2014-11-22T21:35:00Z">
        <w:r w:rsidRPr="004B143D" w:rsidDel="00302CD2">
          <w:rPr>
            <w:rFonts w:ascii="Times New Roman" w:eastAsia="Times New Roman" w:hAnsi="Times New Roman" w:cs="Times New Roman"/>
            <w:sz w:val="24"/>
          </w:rPr>
          <w:delText xml:space="preserve">hypotheses led to direct tests of the theories and models mentioned above.  </w:delText>
        </w:r>
      </w:del>
      <w:del w:id="1528" w:author="Jeff Greenfield" w:date="2014-11-22T21:39:00Z">
        <w:r w:rsidRPr="004B143D" w:rsidDel="00302CD2">
          <w:rPr>
            <w:rFonts w:ascii="Times New Roman" w:eastAsia="Times New Roman" w:hAnsi="Times New Roman" w:cs="Times New Roman"/>
            <w:sz w:val="24"/>
          </w:rPr>
          <w:delText>T</w:delText>
        </w:r>
        <w:commentRangeStart w:id="1529"/>
        <w:r w:rsidRPr="004B143D" w:rsidDel="00302CD2">
          <w:rPr>
            <w:rFonts w:ascii="Times New Roman" w:eastAsia="Times New Roman" w:hAnsi="Times New Roman" w:cs="Times New Roman"/>
            <w:sz w:val="24"/>
          </w:rPr>
          <w:delText>he first hypothesis of this paper was that for</w:delText>
        </w:r>
      </w:del>
      <w:del w:id="1530" w:author="Jeff Greenfield" w:date="2014-11-22T21:44:00Z">
        <w:r w:rsidRPr="004B143D" w:rsidDel="001618E3">
          <w:rPr>
            <w:rFonts w:ascii="Times New Roman" w:eastAsia="Times New Roman" w:hAnsi="Times New Roman" w:cs="Times New Roman"/>
            <w:sz w:val="24"/>
          </w:rPr>
          <w:delText xml:space="preserve"> each individual, there is a curve representing enjoyment as a function of </w:delText>
        </w:r>
      </w:del>
      <w:del w:id="1531" w:author="Jeff Greenfield" w:date="2014-11-22T21:42:00Z">
        <w:r w:rsidRPr="004B143D" w:rsidDel="00302CD2">
          <w:rPr>
            <w:rFonts w:ascii="Times New Roman" w:eastAsia="Times New Roman" w:hAnsi="Times New Roman" w:cs="Times New Roman"/>
            <w:sz w:val="24"/>
          </w:rPr>
          <w:delText xml:space="preserve">score </w:delText>
        </w:r>
      </w:del>
      <w:del w:id="1532" w:author="Jeff Greenfield" w:date="2014-11-22T21:44:00Z">
        <w:r w:rsidRPr="004B143D" w:rsidDel="001618E3">
          <w:rPr>
            <w:rFonts w:ascii="Times New Roman" w:eastAsia="Times New Roman" w:hAnsi="Times New Roman" w:cs="Times New Roman"/>
            <w:sz w:val="24"/>
          </w:rPr>
          <w:delText>on a task</w:delText>
        </w:r>
      </w:del>
      <w:del w:id="1533" w:author="Jeff Greenfield" w:date="2014-11-22T21:42:00Z">
        <w:r w:rsidRPr="004B143D" w:rsidDel="00302CD2">
          <w:rPr>
            <w:rFonts w:ascii="Times New Roman" w:eastAsia="Times New Roman" w:hAnsi="Times New Roman" w:cs="Times New Roman"/>
            <w:sz w:val="24"/>
          </w:rPr>
          <w:delText>,</w:delText>
        </w:r>
      </w:del>
      <w:del w:id="1534" w:author="Jeff Greenfield" w:date="2014-11-22T21:44:00Z">
        <w:r w:rsidRPr="004B143D" w:rsidDel="001618E3">
          <w:rPr>
            <w:rFonts w:ascii="Times New Roman" w:eastAsia="Times New Roman" w:hAnsi="Times New Roman" w:cs="Times New Roman"/>
            <w:sz w:val="24"/>
          </w:rPr>
          <w:delText xml:space="preserve"> </w:delText>
        </w:r>
      </w:del>
      <w:del w:id="1535" w:author="Jeff Greenfield" w:date="2014-11-22T21:42:00Z">
        <w:r w:rsidRPr="004B143D" w:rsidDel="00302CD2">
          <w:rPr>
            <w:rFonts w:ascii="Times New Roman" w:eastAsia="Times New Roman" w:hAnsi="Times New Roman" w:cs="Times New Roman"/>
            <w:sz w:val="24"/>
          </w:rPr>
          <w:delText>that t</w:delText>
        </w:r>
      </w:del>
      <w:del w:id="1536" w:author="Jeff Greenfield" w:date="2014-11-22T21:44:00Z">
        <w:r w:rsidRPr="004B143D" w:rsidDel="001618E3">
          <w:rPr>
            <w:rFonts w:ascii="Times New Roman" w:eastAsia="Times New Roman" w:hAnsi="Times New Roman" w:cs="Times New Roman"/>
            <w:sz w:val="24"/>
          </w:rPr>
          <w:delText>his curve has a single peak,</w:delText>
        </w:r>
      </w:del>
      <w:del w:id="1537" w:author="Jeff Greenfield" w:date="2014-11-22T21:42:00Z">
        <w:r w:rsidRPr="004B143D" w:rsidDel="00302CD2">
          <w:rPr>
            <w:rFonts w:ascii="Times New Roman" w:eastAsia="Times New Roman" w:hAnsi="Times New Roman" w:cs="Times New Roman"/>
            <w:sz w:val="24"/>
          </w:rPr>
          <w:delText xml:space="preserve"> and that this curve</w:delText>
        </w:r>
      </w:del>
      <w:del w:id="1538" w:author="Jeff Greenfield" w:date="2014-11-22T21:44:00Z">
        <w:r w:rsidRPr="004B143D" w:rsidDel="001618E3">
          <w:rPr>
            <w:rFonts w:ascii="Times New Roman" w:eastAsia="Times New Roman" w:hAnsi="Times New Roman" w:cs="Times New Roman"/>
            <w:sz w:val="24"/>
          </w:rPr>
          <w:delText xml:space="preserve"> has minimal values for scores of 0% and 100% </w:delText>
        </w:r>
      </w:del>
      <w:del w:id="1539" w:author="Jeff Greenfield" w:date="2014-11-22T21:42:00Z">
        <w:r w:rsidRPr="004B143D" w:rsidDel="00302CD2">
          <w:rPr>
            <w:rFonts w:ascii="Times New Roman" w:eastAsia="Times New Roman" w:hAnsi="Times New Roman" w:cs="Times New Roman"/>
            <w:sz w:val="24"/>
          </w:rPr>
          <w:delText xml:space="preserve">(please see Figures 8-12 for possible examples).  </w:delText>
        </w:r>
      </w:del>
      <w:del w:id="1540" w:author="Jeff Greenfield" w:date="2014-11-22T21:43:00Z">
        <w:r w:rsidRPr="004B143D" w:rsidDel="00302CD2">
          <w:rPr>
            <w:rFonts w:ascii="Times New Roman" w:eastAsia="Times New Roman" w:hAnsi="Times New Roman" w:cs="Times New Roman"/>
            <w:sz w:val="24"/>
          </w:rPr>
          <w:delText>The second hypothesis was that a</w:delText>
        </w:r>
      </w:del>
      <w:del w:id="1541" w:author="Jeff Greenfield" w:date="2014-11-22T21:44:00Z">
        <w:r w:rsidRPr="004B143D" w:rsidDel="001618E3">
          <w:rPr>
            <w:rFonts w:ascii="Times New Roman" w:eastAsia="Times New Roman" w:hAnsi="Times New Roman" w:cs="Times New Roman"/>
            <w:sz w:val="24"/>
          </w:rPr>
          <w:delText xml:space="preserve"> participant </w:delText>
        </w:r>
      </w:del>
      <w:del w:id="1542" w:author="Jeff Greenfield" w:date="2014-11-22T21:43:00Z">
        <w:r w:rsidRPr="004B143D" w:rsidDel="00302CD2">
          <w:rPr>
            <w:rFonts w:ascii="Times New Roman" w:eastAsia="Times New Roman" w:hAnsi="Times New Roman" w:cs="Times New Roman"/>
            <w:sz w:val="24"/>
          </w:rPr>
          <w:delText xml:space="preserve">would </w:delText>
        </w:r>
      </w:del>
      <w:del w:id="1543" w:author="Jeff Greenfield" w:date="2014-11-22T21:44:00Z">
        <w:r w:rsidRPr="004B143D" w:rsidDel="001618E3">
          <w:rPr>
            <w:rFonts w:ascii="Times New Roman" w:eastAsia="Times New Roman" w:hAnsi="Times New Roman" w:cs="Times New Roman"/>
            <w:sz w:val="24"/>
          </w:rPr>
          <w:delText xml:space="preserve">be willing and able to adjust a task to match </w:delText>
        </w:r>
      </w:del>
      <w:del w:id="1544" w:author="Jeff Greenfield" w:date="2014-11-22T21:43:00Z">
        <w:r w:rsidRPr="004B143D" w:rsidDel="00302CD2">
          <w:rPr>
            <w:rFonts w:ascii="Times New Roman" w:eastAsia="Times New Roman" w:hAnsi="Times New Roman" w:cs="Times New Roman"/>
            <w:sz w:val="24"/>
          </w:rPr>
          <w:delText xml:space="preserve">this </w:delText>
        </w:r>
      </w:del>
      <w:del w:id="1545" w:author="Jeff Greenfield" w:date="2014-11-22T21:44:00Z">
        <w:r w:rsidRPr="004B143D" w:rsidDel="001618E3">
          <w:rPr>
            <w:rFonts w:ascii="Times New Roman" w:eastAsia="Times New Roman" w:hAnsi="Times New Roman" w:cs="Times New Roman"/>
            <w:sz w:val="24"/>
          </w:rPr>
          <w:delText xml:space="preserve">difficulty level if given the means to do so.  </w:delText>
        </w:r>
      </w:del>
      <w:del w:id="1546" w:author="Jeff Greenfield" w:date="2014-11-23T14:55:00Z">
        <w:r w:rsidRPr="004B143D" w:rsidDel="00A2353A">
          <w:rPr>
            <w:rFonts w:ascii="Times New Roman" w:eastAsia="Times New Roman" w:hAnsi="Times New Roman" w:cs="Times New Roman"/>
            <w:sz w:val="24"/>
          </w:rPr>
          <w:delText>The third hypothesis was that the peak of this function (and thus peak enjoyment) would be in the 80%-95% score range</w:delText>
        </w:r>
        <w:commentRangeEnd w:id="1529"/>
        <w:r w:rsidR="00E54D8F" w:rsidDel="00A2353A">
          <w:rPr>
            <w:rStyle w:val="CommentReference"/>
          </w:rPr>
          <w:commentReference w:id="1529"/>
        </w:r>
        <w:r w:rsidRPr="004B143D" w:rsidDel="00A2353A">
          <w:rPr>
            <w:rFonts w:ascii="Times New Roman" w:eastAsia="Times New Roman" w:hAnsi="Times New Roman" w:cs="Times New Roman"/>
            <w:sz w:val="24"/>
          </w:rPr>
          <w:delText>.  The fourth hypothesis was that the percentage correct at peak enjoyment would not be dependent upon task type.</w:delText>
        </w:r>
      </w:del>
      <w:del w:id="1547" w:author="Jeff Greenfield" w:date="2014-11-23T15:09:00Z">
        <w:r w:rsidRPr="004B143D" w:rsidDel="00960E84">
          <w:rPr>
            <w:rFonts w:ascii="Times New Roman" w:eastAsia="Times New Roman" w:hAnsi="Times New Roman" w:cs="Times New Roman"/>
            <w:sz w:val="24"/>
          </w:rPr>
          <w:delText xml:space="preserve"> </w:delText>
        </w:r>
      </w:del>
      <w:ins w:id="1548" w:author="Jeff Greenfield" w:date="2014-11-23T14:57:00Z">
        <w:r w:rsidR="00960E84">
          <w:rPr>
            <w:rFonts w:ascii="Times New Roman" w:eastAsia="Times New Roman" w:hAnsi="Times New Roman" w:cs="Times New Roman"/>
            <w:b/>
            <w:i/>
            <w:sz w:val="24"/>
            <w:rPrChange w:id="1549" w:author="Jeff Greenfield" w:date="2014-11-23T14:57:00Z">
              <w:rPr>
                <w:rFonts w:ascii="Times New Roman" w:eastAsia="Times New Roman" w:hAnsi="Times New Roman" w:cs="Times New Roman"/>
                <w:b/>
                <w:i/>
                <w:sz w:val="24"/>
              </w:rPr>
            </w:rPrChange>
          </w:rPr>
          <w:t>Hypothesis 19</w:t>
        </w:r>
        <w:r w:rsidR="00A2353A" w:rsidRPr="00A2353A">
          <w:rPr>
            <w:rFonts w:ascii="Times New Roman" w:eastAsia="Times New Roman" w:hAnsi="Times New Roman" w:cs="Times New Roman"/>
            <w:b/>
            <w:i/>
            <w:sz w:val="24"/>
            <w:rPrChange w:id="1550" w:author="Jeff Greenfield" w:date="2014-11-23T14:57:00Z">
              <w:rPr>
                <w:rFonts w:ascii="Times New Roman" w:eastAsia="Times New Roman" w:hAnsi="Times New Roman" w:cs="Times New Roman"/>
                <w:sz w:val="24"/>
              </w:rPr>
            </w:rPrChange>
          </w:rPr>
          <w:t>.</w:t>
        </w:r>
        <w:r w:rsidR="00A2353A">
          <w:rPr>
            <w:rFonts w:ascii="Times New Roman" w:eastAsia="Times New Roman" w:hAnsi="Times New Roman" w:cs="Times New Roman"/>
            <w:sz w:val="24"/>
          </w:rPr>
          <w:t xml:space="preserve">  Overall mean IPPC score will be in the 80%-95% range.  </w:t>
        </w:r>
      </w:ins>
    </w:p>
    <w:p w:rsidR="00BB3C97" w:rsidRPr="004B143D" w:rsidDel="00A2353A" w:rsidRDefault="00960E84" w:rsidP="00A2353A">
      <w:pPr>
        <w:pStyle w:val="Normal1"/>
        <w:numPr>
          <w:ins w:id="1551" w:author="Jeff Greenfield" w:date="2014-11-23T14:57:00Z"/>
        </w:numPr>
        <w:spacing w:line="480" w:lineRule="auto"/>
        <w:ind w:firstLine="720"/>
        <w:rPr>
          <w:del w:id="1552" w:author="Jeff Greenfield" w:date="2014-11-23T15:01:00Z"/>
          <w:rFonts w:ascii="Times New Roman" w:hAnsi="Times New Roman"/>
          <w:sz w:val="24"/>
        </w:rPr>
        <w:pPrChange w:id="1553" w:author="Jeff Greenfield" w:date="2014-11-23T15:01:00Z">
          <w:pPr>
            <w:pStyle w:val="Normal1"/>
            <w:spacing w:line="480" w:lineRule="auto"/>
            <w:ind w:firstLine="720"/>
          </w:pPr>
        </w:pPrChange>
      </w:pPr>
      <w:ins w:id="1554" w:author="Jeff Greenfield" w:date="2014-11-23T14:57:00Z">
        <w:r>
          <w:rPr>
            <w:rFonts w:ascii="Times New Roman" w:eastAsia="Times New Roman" w:hAnsi="Times New Roman" w:cs="Times New Roman"/>
            <w:b/>
            <w:i/>
            <w:sz w:val="24"/>
            <w:rPrChange w:id="1555" w:author="Jeff Greenfield" w:date="2014-11-23T14:57:00Z">
              <w:rPr>
                <w:rFonts w:ascii="Times New Roman" w:eastAsia="Times New Roman" w:hAnsi="Times New Roman" w:cs="Times New Roman"/>
                <w:b/>
                <w:i/>
                <w:sz w:val="24"/>
              </w:rPr>
            </w:rPrChange>
          </w:rPr>
          <w:t>Hypothesis 20</w:t>
        </w:r>
        <w:r w:rsidR="00A2353A" w:rsidRPr="00A2353A">
          <w:rPr>
            <w:rFonts w:ascii="Times New Roman" w:eastAsia="Times New Roman" w:hAnsi="Times New Roman" w:cs="Times New Roman"/>
            <w:b/>
            <w:i/>
            <w:sz w:val="24"/>
            <w:rPrChange w:id="1556" w:author="Jeff Greenfield" w:date="2014-11-23T14:57:00Z">
              <w:rPr>
                <w:rFonts w:ascii="Times New Roman" w:eastAsia="Times New Roman" w:hAnsi="Times New Roman" w:cs="Times New Roman"/>
                <w:sz w:val="24"/>
              </w:rPr>
            </w:rPrChange>
          </w:rPr>
          <w:t>.</w:t>
        </w:r>
        <w:r w:rsidR="00A2353A">
          <w:rPr>
            <w:rFonts w:ascii="Times New Roman" w:eastAsia="Times New Roman" w:hAnsi="Times New Roman" w:cs="Times New Roman"/>
            <w:sz w:val="24"/>
          </w:rPr>
          <w:t xml:space="preserve">  APPC score for the entire data set will be in the 80%-95% range</w:t>
        </w:r>
      </w:ins>
      <w:ins w:id="1557" w:author="Jeff Greenfield" w:date="2014-11-23T15:01:00Z">
        <w:r w:rsidR="00A2353A">
          <w:rPr>
            <w:rFonts w:ascii="Times New Roman" w:eastAsia="Times New Roman" w:hAnsi="Times New Roman" w:cs="Times New Roman"/>
            <w:sz w:val="24"/>
          </w:rPr>
          <w:t>.</w:t>
        </w:r>
      </w:ins>
      <w:del w:id="1558" w:author="Jeff Greenfield" w:date="2014-11-23T14:55:00Z">
        <w:r w:rsidR="003F373E" w:rsidRPr="004B143D" w:rsidDel="00A2353A">
          <w:rPr>
            <w:rFonts w:ascii="Times New Roman" w:eastAsia="Times New Roman" w:hAnsi="Times New Roman" w:cs="Times New Roman"/>
            <w:sz w:val="24"/>
          </w:rPr>
          <w:delText xml:space="preserve"> </w:delText>
        </w:r>
      </w:del>
    </w:p>
    <w:p w:rsidR="00353C7C" w:rsidDel="00A2353A" w:rsidRDefault="00353C7C" w:rsidP="00A2353A">
      <w:pPr>
        <w:pStyle w:val="Normal1"/>
        <w:numPr>
          <w:ins w:id="1559" w:author="Unknown"/>
        </w:numPr>
        <w:spacing w:line="480" w:lineRule="auto"/>
        <w:ind w:firstLine="720"/>
        <w:rPr>
          <w:ins w:id="1560" w:author="Unknown" w:date="2014-11-11T21:07:00Z"/>
          <w:del w:id="1561" w:author="Jeff Greenfield" w:date="2014-11-23T15:01:00Z"/>
          <w:rFonts w:ascii="Times New Roman" w:hAnsi="Times New Roman" w:cs="Times New Roman"/>
        </w:rPr>
        <w:pPrChange w:id="1562" w:author="Jeff Greenfield" w:date="2014-11-23T15:01:00Z">
          <w:pPr>
            <w:widowControl w:val="0"/>
            <w:tabs>
              <w:tab w:val="left" w:pos="7513"/>
            </w:tabs>
            <w:autoSpaceDE w:val="0"/>
            <w:autoSpaceDN w:val="0"/>
            <w:adjustRightInd w:val="0"/>
            <w:spacing w:line="480" w:lineRule="auto"/>
          </w:pPr>
        </w:pPrChange>
      </w:pPr>
      <w:ins w:id="1563" w:author="Unknown" w:date="2014-11-11T21:07:00Z">
        <w:del w:id="1564" w:author="Jeff Greenfield" w:date="2014-11-23T15:01:00Z">
          <w:r w:rsidDel="00A2353A">
            <w:rPr>
              <w:rFonts w:ascii="Times New Roman" w:hAnsi="Times New Roman" w:cs="Times New Roman"/>
            </w:rPr>
            <w:delText>HERE IS AN EXAMPLE HOW TO WRITE HYPOTHESES SECTION:</w:delText>
          </w:r>
        </w:del>
      </w:ins>
    </w:p>
    <w:p w:rsidR="00353C7C" w:rsidRPr="00C3680F" w:rsidDel="00A2353A" w:rsidRDefault="00353C7C" w:rsidP="00A2353A">
      <w:pPr>
        <w:pStyle w:val="Normal1"/>
        <w:numPr>
          <w:ins w:id="1565" w:author="Unknown"/>
        </w:numPr>
        <w:spacing w:line="480" w:lineRule="auto"/>
        <w:ind w:firstLine="720"/>
        <w:rPr>
          <w:ins w:id="1566" w:author="Unknown" w:date="2014-11-11T21:07:00Z"/>
          <w:del w:id="1567" w:author="Jeff Greenfield" w:date="2014-11-23T15:01:00Z"/>
          <w:rFonts w:ascii="Times New Roman" w:hAnsi="Times New Roman" w:cs="Times New Roman"/>
          <w:sz w:val="24"/>
        </w:rPr>
        <w:pPrChange w:id="1568" w:author="Jeff Greenfield" w:date="2014-11-23T15:01:00Z">
          <w:pPr>
            <w:pStyle w:val="Heading2"/>
            <w:spacing w:before="0" w:line="480" w:lineRule="auto"/>
          </w:pPr>
        </w:pPrChange>
      </w:pPr>
      <w:ins w:id="1569" w:author="Unknown" w:date="2014-11-11T21:07:00Z">
        <w:del w:id="1570" w:author="Jeff Greenfield" w:date="2014-11-23T15:01:00Z">
          <w:r w:rsidRPr="00C3680F" w:rsidDel="00A2353A">
            <w:rPr>
              <w:rFonts w:ascii="Times New Roman" w:hAnsi="Times New Roman" w:cs="Times New Roman"/>
              <w:sz w:val="24"/>
            </w:rPr>
            <w:delText>Research Aims and Hypotheses</w:delText>
          </w:r>
        </w:del>
      </w:ins>
    </w:p>
    <w:p w:rsidR="00353C7C" w:rsidRPr="00C3680F" w:rsidDel="00A2353A" w:rsidRDefault="00353C7C" w:rsidP="00A2353A">
      <w:pPr>
        <w:pStyle w:val="Normal1"/>
        <w:numPr>
          <w:ins w:id="1571" w:author="Unknown"/>
        </w:numPr>
        <w:spacing w:line="480" w:lineRule="auto"/>
        <w:ind w:firstLine="720"/>
        <w:rPr>
          <w:ins w:id="1572" w:author="Unknown" w:date="2014-11-11T21:07:00Z"/>
          <w:del w:id="1573" w:author="Jeff Greenfield" w:date="2014-11-23T15:01:00Z"/>
          <w:rFonts w:ascii="Times New Roman" w:hAnsi="Times New Roman" w:cs="Times New Roman"/>
          <w:sz w:val="24"/>
        </w:rPr>
        <w:pPrChange w:id="1574" w:author="Jeff Greenfield" w:date="2014-11-23T15:01:00Z">
          <w:pPr>
            <w:pStyle w:val="Heading2"/>
            <w:spacing w:before="0" w:line="480" w:lineRule="auto"/>
            <w:ind w:firstLine="720"/>
          </w:pPr>
        </w:pPrChange>
      </w:pPr>
      <w:commentRangeStart w:id="1575"/>
      <w:ins w:id="1576" w:author="Unknown" w:date="2014-11-11T21:07:00Z">
        <w:del w:id="1577" w:author="Jeff Greenfield" w:date="2014-11-23T15:01:00Z">
          <w:r w:rsidRPr="00C3680F" w:rsidDel="00A2353A">
            <w:rPr>
              <w:rFonts w:ascii="Times New Roman" w:hAnsi="Times New Roman" w:cs="Times New Roman"/>
              <w:b/>
              <w:sz w:val="24"/>
            </w:rPr>
            <w:delText xml:space="preserve"> This research sought to investigate </w:delText>
          </w:r>
          <w:r w:rsidRPr="00C3680F" w:rsidDel="00A2353A">
            <w:rPr>
              <w:rFonts w:ascii="Times New Roman" w:hAnsi="Times New Roman" w:cs="Times New Roman"/>
              <w:b/>
              <w:iCs/>
              <w:sz w:val="24"/>
            </w:rPr>
            <w:delText>the relationship between women’s motivations toward hooking up behavior in relation to their Sexual Self-Concept, their Emotional Associations with hooking up, and their use of sexual protection during hook ups involving intercourse. This study also examined women’s relationship authenticity in association with their Sexual Self-Concept, Emotional Associations with hooking up, and use of sexual protection during hook ups</w:delText>
          </w:r>
          <w:r w:rsidRPr="00C3680F" w:rsidDel="00A2353A">
            <w:rPr>
              <w:rFonts w:ascii="Times New Roman" w:hAnsi="Times New Roman" w:cs="Times New Roman"/>
              <w:iCs/>
              <w:sz w:val="24"/>
            </w:rPr>
            <w:delText xml:space="preserve">. </w:delText>
          </w:r>
          <w:commentRangeEnd w:id="1575"/>
          <w:r w:rsidDel="00A2353A">
            <w:rPr>
              <w:rStyle w:val="CommentReference"/>
              <w:rFonts w:ascii="Times New Roman" w:eastAsia="Times New Roman" w:hAnsi="Times New Roman" w:cs="Times New Roman"/>
              <w:b/>
            </w:rPr>
            <w:commentReference w:id="1575"/>
          </w:r>
        </w:del>
      </w:ins>
    </w:p>
    <w:p w:rsidR="00353C7C" w:rsidRPr="00C3680F" w:rsidDel="00A2353A" w:rsidRDefault="00353C7C" w:rsidP="00A2353A">
      <w:pPr>
        <w:pStyle w:val="Normal1"/>
        <w:numPr>
          <w:ins w:id="1578" w:author="Unknown"/>
        </w:numPr>
        <w:spacing w:line="480" w:lineRule="auto"/>
        <w:ind w:firstLine="720"/>
        <w:rPr>
          <w:ins w:id="1579" w:author="Unknown" w:date="2014-11-11T21:07:00Z"/>
          <w:del w:id="1580" w:author="Jeff Greenfield" w:date="2014-11-23T15:01:00Z"/>
          <w:rFonts w:ascii="Times New Roman" w:hAnsi="Times New Roman" w:cs="Times New Roman"/>
          <w:b/>
          <w:i/>
          <w:iCs/>
        </w:rPr>
        <w:pPrChange w:id="1581" w:author="Jeff Greenfield" w:date="2014-11-23T15:01:00Z">
          <w:pPr>
            <w:spacing w:line="480" w:lineRule="auto"/>
            <w:ind w:firstLine="720"/>
          </w:pPr>
        </w:pPrChange>
      </w:pPr>
      <w:commentRangeStart w:id="1582"/>
      <w:ins w:id="1583" w:author="Unknown" w:date="2014-11-11T21:07:00Z">
        <w:del w:id="1584" w:author="Jeff Greenfield" w:date="2014-11-23T15:01:00Z">
          <w:r w:rsidRPr="00C3680F" w:rsidDel="00A2353A">
            <w:rPr>
              <w:rFonts w:ascii="Times New Roman" w:hAnsi="Times New Roman" w:cs="Times New Roman"/>
              <w:b/>
              <w:iCs/>
            </w:rPr>
            <w:delText>Hypotheses pertaining to women’s motivation to engage in hooking up</w:delText>
          </w:r>
          <w:r w:rsidRPr="00C3680F" w:rsidDel="00A2353A">
            <w:rPr>
              <w:rFonts w:ascii="Times New Roman" w:hAnsi="Times New Roman" w:cs="Times New Roman"/>
              <w:b/>
              <w:i/>
              <w:iCs/>
            </w:rPr>
            <w:delText xml:space="preserve">. </w:delText>
          </w:r>
          <w:r w:rsidRPr="00C3680F" w:rsidDel="00A2353A">
            <w:rPr>
              <w:rFonts w:ascii="Times New Roman" w:hAnsi="Times New Roman" w:cs="Times New Roman"/>
              <w:iCs/>
            </w:rPr>
            <w:delText xml:space="preserve">The first set of hypotheses concerned Motivational Style variables. </w:delText>
          </w:r>
          <w:r w:rsidRPr="00C3680F" w:rsidDel="00A2353A">
            <w:rPr>
              <w:rFonts w:ascii="Times New Roman" w:hAnsi="Times New Roman" w:cs="Times New Roman"/>
              <w:bCs/>
              <w:iCs/>
            </w:rPr>
            <w:delText xml:space="preserve">The first hypothesis investigated Motivational Style and its association with women’s Sexual Self-Concept, Positive and Negative Emotional Associations with women’s hook up experiences, and the use of sexual protection during hookups involving intercourse. The second set of hypotheses concerned Regulatory Style variables. Regulatory Style would be associated with women’s overall Sexual Self Concept, Positive and Negative Emotional Associations with women’s hook up experiences, and the use of sexual protection during hookups involving intercourse. </w:delText>
          </w:r>
          <w:r w:rsidRPr="00C3680F" w:rsidDel="00A2353A">
            <w:rPr>
              <w:rFonts w:ascii="Times New Roman" w:hAnsi="Times New Roman" w:cs="Times New Roman"/>
            </w:rPr>
            <w:delText>These hypotheses are as follows:</w:delText>
          </w:r>
          <w:commentRangeEnd w:id="1582"/>
          <w:r w:rsidDel="00A2353A">
            <w:rPr>
              <w:rStyle w:val="CommentReference"/>
              <w:rFonts w:ascii="Times New Roman" w:eastAsia="Times New Roman" w:hAnsi="Times New Roman" w:cs="Times New Roman"/>
            </w:rPr>
            <w:commentReference w:id="1582"/>
          </w:r>
        </w:del>
      </w:ins>
    </w:p>
    <w:p w:rsidR="00353C7C" w:rsidRPr="00C3680F" w:rsidDel="00A2353A" w:rsidRDefault="00353C7C" w:rsidP="00A2353A">
      <w:pPr>
        <w:pStyle w:val="Normal1"/>
        <w:numPr>
          <w:ins w:id="1585" w:author="Unknown"/>
        </w:numPr>
        <w:spacing w:line="480" w:lineRule="auto"/>
        <w:ind w:firstLine="720"/>
        <w:rPr>
          <w:ins w:id="1586" w:author="Unknown" w:date="2014-11-11T21:07:00Z"/>
          <w:del w:id="1587" w:author="Jeff Greenfield" w:date="2014-11-23T15:01:00Z"/>
          <w:rFonts w:ascii="Times New Roman" w:hAnsi="Times New Roman" w:cs="Times New Roman"/>
          <w:b/>
          <w:bCs/>
          <w:iCs/>
        </w:rPr>
        <w:pPrChange w:id="1588" w:author="Jeff Greenfield" w:date="2014-11-23T15:01:00Z">
          <w:pPr>
            <w:spacing w:line="480" w:lineRule="auto"/>
            <w:ind w:firstLine="720"/>
          </w:pPr>
        </w:pPrChange>
      </w:pPr>
      <w:commentRangeStart w:id="1589"/>
      <w:ins w:id="1590" w:author="Unknown" w:date="2014-11-11T21:07:00Z">
        <w:del w:id="1591" w:author="Jeff Greenfield" w:date="2014-11-23T15:01:00Z">
          <w:r w:rsidRPr="00C3680F" w:rsidDel="00A2353A">
            <w:rPr>
              <w:rFonts w:ascii="Times New Roman" w:hAnsi="Times New Roman" w:cs="Times New Roman"/>
              <w:b/>
              <w:bCs/>
              <w:i/>
              <w:iCs/>
            </w:rPr>
            <w:delText>Hypothesis 1A</w:delText>
          </w:r>
          <w:r w:rsidRPr="00C3680F" w:rsidDel="00A2353A">
            <w:rPr>
              <w:rFonts w:ascii="Times New Roman" w:hAnsi="Times New Roman" w:cs="Times New Roman"/>
              <w:b/>
              <w:bCs/>
              <w:iCs/>
            </w:rPr>
            <w:delText xml:space="preserve">. </w:delText>
          </w:r>
          <w:commentRangeEnd w:id="1589"/>
          <w:r w:rsidDel="00A2353A">
            <w:rPr>
              <w:rStyle w:val="CommentReference"/>
              <w:rFonts w:ascii="Times New Roman" w:eastAsia="Times New Roman" w:hAnsi="Times New Roman" w:cs="Times New Roman"/>
            </w:rPr>
            <w:commentReference w:id="1589"/>
          </w:r>
          <w:commentRangeStart w:id="1592"/>
          <w:r w:rsidRPr="00C3680F" w:rsidDel="00A2353A">
            <w:rPr>
              <w:rFonts w:ascii="Times New Roman" w:hAnsi="Times New Roman" w:cs="Times New Roman"/>
            </w:rPr>
            <w:delText xml:space="preserve">Women’s self-determined motivational style </w:delText>
          </w:r>
          <w:r w:rsidRPr="00C3680F" w:rsidDel="00A2353A">
            <w:rPr>
              <w:rFonts w:ascii="Times New Roman" w:hAnsi="Times New Roman" w:cs="Times New Roman"/>
              <w:bCs/>
              <w:iCs/>
            </w:rPr>
            <w:delText xml:space="preserve">(i.e., Controlled and Autonomous; SRQ-H) </w:delText>
          </w:r>
          <w:r w:rsidRPr="00C3680F" w:rsidDel="00A2353A">
            <w:rPr>
              <w:rFonts w:ascii="Times New Roman" w:hAnsi="Times New Roman" w:cs="Times New Roman"/>
            </w:rPr>
            <w:delText>for engaging in hooking up will be related to Women’s Sexual Self-Concept (WSSCS).</w:delText>
          </w:r>
          <w:commentRangeEnd w:id="1592"/>
          <w:r w:rsidDel="00A2353A">
            <w:rPr>
              <w:rStyle w:val="CommentReference"/>
              <w:rFonts w:ascii="Times New Roman" w:eastAsia="Times New Roman" w:hAnsi="Times New Roman" w:cs="Times New Roman"/>
            </w:rPr>
            <w:commentReference w:id="1592"/>
          </w:r>
          <w:r w:rsidRPr="00C3680F" w:rsidDel="00A2353A">
            <w:rPr>
              <w:rFonts w:ascii="Times New Roman" w:hAnsi="Times New Roman" w:cs="Times New Roman"/>
            </w:rPr>
            <w:delText xml:space="preserve"> </w:delText>
          </w:r>
          <w:commentRangeStart w:id="1593"/>
          <w:r w:rsidRPr="00C3680F" w:rsidDel="00A2353A">
            <w:rPr>
              <w:rFonts w:ascii="Times New Roman" w:hAnsi="Times New Roman" w:cs="Times New Roman"/>
            </w:rPr>
            <w:delText>Autonomous motivational style will be positively related to Agentic and Reserved Sexual Self Concept. Controlled motivational style will be positively related to Negative Sexual Self Concept.</w:delText>
          </w:r>
          <w:commentRangeEnd w:id="1593"/>
          <w:r w:rsidDel="00A2353A">
            <w:rPr>
              <w:rStyle w:val="CommentReference"/>
              <w:rFonts w:ascii="Times New Roman" w:eastAsia="Times New Roman" w:hAnsi="Times New Roman" w:cs="Times New Roman"/>
            </w:rPr>
            <w:commentReference w:id="1593"/>
          </w:r>
        </w:del>
      </w:ins>
    </w:p>
    <w:p w:rsidR="00F31F4D" w:rsidRDefault="00F31F4D" w:rsidP="00A2353A">
      <w:pPr>
        <w:pStyle w:val="Normal1"/>
        <w:numPr>
          <w:ins w:id="1594" w:author="Unknown"/>
        </w:numPr>
        <w:spacing w:line="480" w:lineRule="auto"/>
        <w:ind w:firstLine="720"/>
        <w:rPr>
          <w:rFonts w:ascii="Times New Roman" w:eastAsia="Times New Roman" w:hAnsi="Times New Roman" w:cs="Times New Roman"/>
          <w:b/>
          <w:sz w:val="24"/>
        </w:rPr>
        <w:pPrChange w:id="1595" w:author="Jeff Greenfield" w:date="2014-11-23T15:01:00Z">
          <w:pPr/>
        </w:pPrChange>
      </w:pPr>
      <w:del w:id="1596" w:author="Jeff Greenfield" w:date="2014-11-23T15:01:00Z">
        <w:r w:rsidDel="00A2353A">
          <w:rPr>
            <w:rFonts w:ascii="Times New Roman" w:eastAsia="Times New Roman" w:hAnsi="Times New Roman" w:cs="Times New Roman"/>
            <w:b/>
            <w:sz w:val="24"/>
          </w:rPr>
          <w:br w:type="page"/>
        </w:r>
      </w:del>
    </w:p>
    <w:p w:rsidR="00BB3C97" w:rsidRPr="004B143D" w:rsidRDefault="003F373E">
      <w:pPr>
        <w:pStyle w:val="Normal1"/>
        <w:spacing w:line="480" w:lineRule="auto"/>
        <w:jc w:val="center"/>
        <w:rPr>
          <w:rFonts w:ascii="Times New Roman" w:hAnsi="Times New Roman"/>
          <w:sz w:val="24"/>
        </w:rPr>
      </w:pPr>
      <w:r w:rsidRPr="004B143D">
        <w:rPr>
          <w:rFonts w:ascii="Times New Roman" w:eastAsia="Times New Roman" w:hAnsi="Times New Roman" w:cs="Times New Roman"/>
          <w:b/>
          <w:sz w:val="24"/>
        </w:rPr>
        <w:t>Method</w:t>
      </w:r>
    </w:p>
    <w:p w:rsidR="00BB3C97" w:rsidRPr="004B143D" w:rsidRDefault="003F373E">
      <w:pPr>
        <w:pStyle w:val="Normal1"/>
        <w:spacing w:line="480" w:lineRule="auto"/>
        <w:rPr>
          <w:rFonts w:ascii="Times New Roman" w:hAnsi="Times New Roman"/>
          <w:sz w:val="24"/>
        </w:rPr>
      </w:pPr>
      <w:r w:rsidRPr="004B143D">
        <w:rPr>
          <w:rFonts w:ascii="Times New Roman" w:eastAsia="Times New Roman" w:hAnsi="Times New Roman" w:cs="Times New Roman"/>
          <w:b/>
          <w:sz w:val="24"/>
        </w:rPr>
        <w:t>Participants and design</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Participants were advertised for online at Facebook.  The flyer emphasized that the study involved playing three video-game-like </w:t>
      </w:r>
      <w:r w:rsidR="00BC218F" w:rsidRPr="004B143D">
        <w:rPr>
          <w:rFonts w:ascii="Times New Roman" w:eastAsia="Times New Roman" w:hAnsi="Times New Roman" w:cs="Times New Roman"/>
          <w:sz w:val="24"/>
        </w:rPr>
        <w:t>tasks that</w:t>
      </w:r>
      <w:r w:rsidRPr="004B143D">
        <w:rPr>
          <w:rFonts w:ascii="Times New Roman" w:eastAsia="Times New Roman" w:hAnsi="Times New Roman" w:cs="Times New Roman"/>
          <w:sz w:val="24"/>
        </w:rPr>
        <w:t xml:space="preserve"> would take approximately 15 minutes total, and that individuals with all levels of gaming experience are needed for the study (please see Appendix F).  Would-be participants were directed to the website </w:t>
      </w:r>
      <w:hyperlink r:id="rId10">
        <w:r w:rsidRPr="004B143D">
          <w:rPr>
            <w:rFonts w:ascii="Times New Roman" w:eastAsia="Times New Roman" w:hAnsi="Times New Roman" w:cs="Times New Roman"/>
            <w:color w:val="1155CC"/>
            <w:sz w:val="24"/>
            <w:u w:val="single"/>
          </w:rPr>
          <w:t>www.ndnuvideogamestudy.com</w:t>
        </w:r>
      </w:hyperlink>
      <w:r w:rsidRPr="004B143D">
        <w:rPr>
          <w:rFonts w:ascii="Times New Roman" w:eastAsia="Times New Roman" w:hAnsi="Times New Roman" w:cs="Times New Roman"/>
          <w:sz w:val="24"/>
        </w:rPr>
        <w:t xml:space="preserve"> in order to be part of the experiment.  </w:t>
      </w:r>
    </w:p>
    <w:p w:rsidR="00A46154" w:rsidRDefault="003F373E">
      <w:pPr>
        <w:pStyle w:val="Normal1"/>
        <w:spacing w:line="480" w:lineRule="auto"/>
        <w:ind w:firstLine="720"/>
        <w:rPr>
          <w:ins w:id="1597" w:author="Jeff Greenfield" w:date="2014-11-23T15:35:00Z"/>
          <w:rFonts w:ascii="Times New Roman" w:eastAsia="Times New Roman" w:hAnsi="Times New Roman" w:cs="Times New Roman"/>
          <w:sz w:val="24"/>
        </w:rPr>
      </w:pPr>
      <w:commentRangeStart w:id="1598"/>
      <w:r w:rsidRPr="004B143D">
        <w:rPr>
          <w:rFonts w:ascii="Times New Roman" w:eastAsia="Times New Roman" w:hAnsi="Times New Roman" w:cs="Times New Roman"/>
          <w:sz w:val="24"/>
        </w:rPr>
        <w:t>Between 3/18/2014 and 3/25/2014, 11 participants took part in the study.  Of these, data from the first 10 were included in the pilot data</w:t>
      </w:r>
      <w:del w:id="1599" w:author="Jeff Greenfield" w:date="2014-11-23T15:31:00Z">
        <w:r w:rsidRPr="004B143D" w:rsidDel="001A3462">
          <w:rPr>
            <w:rFonts w:ascii="Times New Roman" w:eastAsia="Times New Roman" w:hAnsi="Times New Roman" w:cs="Times New Roman"/>
            <w:sz w:val="24"/>
          </w:rPr>
          <w:delText xml:space="preserve"> (</w:delText>
        </w:r>
        <w:r w:rsidRPr="004B143D" w:rsidDel="001A3462">
          <w:rPr>
            <w:rFonts w:ascii="Times New Roman" w:eastAsia="Times New Roman" w:hAnsi="Times New Roman" w:cs="Times New Roman"/>
            <w:i/>
            <w:sz w:val="24"/>
          </w:rPr>
          <w:delText>N</w:delText>
        </w:r>
        <w:r w:rsidRPr="004B143D" w:rsidDel="001A3462">
          <w:rPr>
            <w:rFonts w:ascii="Times New Roman" w:eastAsia="Times New Roman" w:hAnsi="Times New Roman" w:cs="Times New Roman"/>
            <w:sz w:val="24"/>
          </w:rPr>
          <w:delText xml:space="preserve"> = 10)</w:delText>
        </w:r>
      </w:del>
      <w:r w:rsidRPr="004B143D">
        <w:rPr>
          <w:rFonts w:ascii="Times New Roman" w:eastAsia="Times New Roman" w:hAnsi="Times New Roman" w:cs="Times New Roman"/>
          <w:sz w:val="24"/>
        </w:rPr>
        <w:t xml:space="preserve">.  The group was young (age range 18 - 36, </w:t>
      </w:r>
      <w:r w:rsidRPr="004B143D">
        <w:rPr>
          <w:rFonts w:ascii="Times New Roman" w:hAnsi="Times New Roman"/>
          <w:i/>
          <w:color w:val="252525"/>
          <w:sz w:val="24"/>
          <w:highlight w:val="white"/>
        </w:rPr>
        <w:t>μ</w:t>
      </w:r>
      <w:r w:rsidRPr="004B143D">
        <w:rPr>
          <w:rFonts w:ascii="Times New Roman" w:eastAsia="Times New Roman" w:hAnsi="Times New Roman" w:cs="Times New Roman"/>
          <w:sz w:val="24"/>
        </w:rPr>
        <w:t xml:space="preserve"> = 29.3), and overwhelmingly consisted of people who spent large amounts of time gaming (</w:t>
      </w:r>
      <w:r w:rsidRPr="004B143D">
        <w:rPr>
          <w:rFonts w:ascii="Times New Roman" w:eastAsia="Times New Roman" w:hAnsi="Times New Roman" w:cs="Times New Roman"/>
          <w:i/>
          <w:sz w:val="24"/>
        </w:rPr>
        <w:t>n</w:t>
      </w:r>
      <w:r w:rsidRPr="004B143D">
        <w:rPr>
          <w:rFonts w:ascii="Times New Roman" w:eastAsia="Times New Roman" w:hAnsi="Times New Roman" w:cs="Times New Roman"/>
          <w:sz w:val="24"/>
        </w:rPr>
        <w:t xml:space="preserve"> = 9 in the “high” game usage segment, </w:t>
      </w:r>
      <w:r w:rsidRPr="004B143D">
        <w:rPr>
          <w:rFonts w:ascii="Times New Roman" w:eastAsia="Times New Roman" w:hAnsi="Times New Roman" w:cs="Times New Roman"/>
          <w:i/>
          <w:sz w:val="24"/>
        </w:rPr>
        <w:t>n</w:t>
      </w:r>
      <w:r w:rsidRPr="004B143D">
        <w:rPr>
          <w:rFonts w:ascii="Times New Roman" w:eastAsia="Times New Roman" w:hAnsi="Times New Roman" w:cs="Times New Roman"/>
          <w:sz w:val="24"/>
        </w:rPr>
        <w:t xml:space="preserve"> = 1 in the “medium” game usage segment, as described below).  </w:t>
      </w:r>
      <w:ins w:id="1600" w:author="Jeff Greenfield" w:date="2014-11-23T15:26:00Z">
        <w:r w:rsidR="002A0C80">
          <w:rPr>
            <w:rFonts w:ascii="Times New Roman" w:eastAsia="Times New Roman" w:hAnsi="Times New Roman" w:cs="Times New Roman"/>
            <w:sz w:val="24"/>
          </w:rPr>
          <w:t xml:space="preserve">This </w:t>
        </w:r>
      </w:ins>
      <w:ins w:id="1601" w:author="Jeff Greenfield" w:date="2014-11-23T15:27:00Z">
        <w:r w:rsidR="002A0C80">
          <w:rPr>
            <w:rFonts w:ascii="Times New Roman" w:eastAsia="Times New Roman" w:hAnsi="Times New Roman" w:cs="Times New Roman"/>
            <w:sz w:val="24"/>
          </w:rPr>
          <w:t xml:space="preserve">split </w:t>
        </w:r>
      </w:ins>
      <w:ins w:id="1602" w:author="Jeff Greenfield" w:date="2014-11-23T15:26:00Z">
        <w:r w:rsidR="002A0C80">
          <w:rPr>
            <w:rFonts w:ascii="Times New Roman" w:eastAsia="Times New Roman" w:hAnsi="Times New Roman" w:cs="Times New Roman"/>
            <w:sz w:val="24"/>
          </w:rPr>
          <w:t xml:space="preserve">is vastly different from the general public, where approximately 14% of people qualify for the </w:t>
        </w:r>
      </w:ins>
      <w:ins w:id="1603" w:author="Jeff Greenfield" w:date="2014-11-23T15:27:00Z">
        <w:r w:rsidR="002A0C80">
          <w:rPr>
            <w:rFonts w:ascii="Times New Roman" w:eastAsia="Times New Roman" w:hAnsi="Times New Roman" w:cs="Times New Roman"/>
            <w:sz w:val="24"/>
          </w:rPr>
          <w:t>“high” game usage segment (“New Report”, 2013)</w:t>
        </w:r>
        <w:r w:rsidR="00A46154">
          <w:rPr>
            <w:rFonts w:ascii="Times New Roman" w:eastAsia="Times New Roman" w:hAnsi="Times New Roman" w:cs="Times New Roman"/>
            <w:sz w:val="24"/>
          </w:rPr>
          <w:t xml:space="preserve">.  </w:t>
        </w:r>
      </w:ins>
      <w:ins w:id="1604" w:author="Jeff Greenfield" w:date="2014-11-23T15:36:00Z">
        <w:r w:rsidR="00A46154">
          <w:rPr>
            <w:rFonts w:ascii="Times New Roman" w:eastAsia="Times New Roman" w:hAnsi="Times New Roman" w:cs="Times New Roman"/>
            <w:sz w:val="24"/>
          </w:rPr>
          <w:t>The average age of video game users is 31</w:t>
        </w:r>
      </w:ins>
      <w:ins w:id="1605" w:author="Jeff Greenfield" w:date="2014-11-23T15:37:00Z">
        <w:r w:rsidR="00A46154">
          <w:rPr>
            <w:rFonts w:ascii="Times New Roman" w:eastAsia="Times New Roman" w:hAnsi="Times New Roman" w:cs="Times New Roman"/>
            <w:sz w:val="24"/>
          </w:rPr>
          <w:t xml:space="preserve"> (Entertainment Software Association, 2014)</w:t>
        </w:r>
      </w:ins>
      <w:ins w:id="1606" w:author="Jeff Greenfield" w:date="2014-11-23T15:36:00Z">
        <w:r w:rsidR="00A46154">
          <w:rPr>
            <w:rFonts w:ascii="Times New Roman" w:eastAsia="Times New Roman" w:hAnsi="Times New Roman" w:cs="Times New Roman"/>
            <w:sz w:val="24"/>
          </w:rPr>
          <w:t xml:space="preserve">, which is close to the average age of the sample.  </w:t>
        </w:r>
      </w:ins>
    </w:p>
    <w:p w:rsidR="00BB3C97" w:rsidRPr="004B143D" w:rsidDel="00A46154" w:rsidRDefault="003F373E">
      <w:pPr>
        <w:pStyle w:val="Normal1"/>
        <w:numPr>
          <w:ins w:id="1607" w:author="Jeff Greenfield" w:date="2014-11-23T15:35:00Z"/>
        </w:numPr>
        <w:spacing w:line="480" w:lineRule="auto"/>
        <w:ind w:firstLine="720"/>
        <w:rPr>
          <w:del w:id="1608" w:author="Jeff Greenfield" w:date="2014-11-23T15:35:00Z"/>
          <w:rFonts w:ascii="Times New Roman" w:hAnsi="Times New Roman"/>
          <w:sz w:val="24"/>
        </w:rPr>
      </w:pPr>
      <w:del w:id="1609" w:author="Jeff Greenfield" w:date="2014-11-23T15:31:00Z">
        <w:r w:rsidRPr="004B143D" w:rsidDel="001A3462">
          <w:rPr>
            <w:rFonts w:ascii="Times New Roman" w:eastAsia="Times New Roman" w:hAnsi="Times New Roman" w:cs="Times New Roman"/>
            <w:sz w:val="24"/>
          </w:rPr>
          <w:delText>For the full study, the author will take steps to reduce this skew, as described in the “discussion” section below.</w:delText>
        </w:r>
      </w:del>
      <w:del w:id="1610" w:author="Jeff Greenfield" w:date="2014-11-23T15:35:00Z">
        <w:r w:rsidRPr="004B143D" w:rsidDel="00A46154">
          <w:rPr>
            <w:rFonts w:ascii="Times New Roman" w:eastAsia="Times New Roman" w:hAnsi="Times New Roman" w:cs="Times New Roman"/>
            <w:sz w:val="24"/>
          </w:rPr>
          <w:delText xml:space="preserve">  </w:delText>
        </w:r>
        <w:commentRangeEnd w:id="1598"/>
        <w:r w:rsidR="00E54D8F" w:rsidDel="00A46154">
          <w:rPr>
            <w:rStyle w:val="CommentReference"/>
          </w:rPr>
          <w:commentReference w:id="1598"/>
        </w:r>
      </w:del>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Participants were divided into three groups based on the amount of experience they had with computer gaming.  These levels were called “low”, “medium” and “high” game usage.  In order to define these groups, we relied on the definitions of </w:t>
      </w:r>
      <w:commentRangeStart w:id="1611"/>
      <w:r w:rsidRPr="004B143D">
        <w:rPr>
          <w:rFonts w:ascii="Times New Roman" w:eastAsia="Times New Roman" w:hAnsi="Times New Roman" w:cs="Times New Roman"/>
          <w:sz w:val="24"/>
        </w:rPr>
        <w:t>The NPD Group</w:t>
      </w:r>
      <w:commentRangeEnd w:id="1611"/>
      <w:r w:rsidR="00E54D8F">
        <w:rPr>
          <w:rStyle w:val="CommentReference"/>
        </w:rPr>
        <w:commentReference w:id="1611"/>
      </w:r>
      <w:ins w:id="1612" w:author="Jeff Greenfield" w:date="2014-11-23T15:40:00Z">
        <w:r w:rsidR="00DC0A1A">
          <w:rPr>
            <w:rFonts w:ascii="Times New Roman" w:eastAsia="Times New Roman" w:hAnsi="Times New Roman" w:cs="Times New Roman"/>
            <w:sz w:val="24"/>
          </w:rPr>
          <w:t xml:space="preserve"> (</w:t>
        </w:r>
        <w:r w:rsidR="00DC0A1A" w:rsidRPr="00DC0A1A">
          <w:rPr>
            <w:rFonts w:ascii="Times New Roman" w:eastAsia="Times New Roman" w:hAnsi="Times New Roman" w:cs="Times New Roman"/>
            <w:sz w:val="24"/>
          </w:rPr>
          <w:t>https://www.npd.com/wps/portal/npd/us/home/</w:t>
        </w:r>
        <w:r w:rsidR="00DC0A1A">
          <w:rPr>
            <w:rFonts w:ascii="Times New Roman" w:eastAsia="Times New Roman" w:hAnsi="Times New Roman" w:cs="Times New Roman"/>
            <w:sz w:val="24"/>
          </w:rPr>
          <w:t>)</w:t>
        </w:r>
      </w:ins>
      <w:r w:rsidRPr="004B143D">
        <w:rPr>
          <w:rFonts w:ascii="Times New Roman" w:eastAsia="Times New Roman" w:hAnsi="Times New Roman" w:cs="Times New Roman"/>
          <w:sz w:val="24"/>
        </w:rPr>
        <w:t xml:space="preserve">, a consumer market research firm </w:t>
      </w:r>
      <w:r w:rsidR="00FA27DE" w:rsidRPr="004B143D">
        <w:rPr>
          <w:rFonts w:ascii="Times New Roman" w:eastAsia="Times New Roman" w:hAnsi="Times New Roman" w:cs="Times New Roman"/>
          <w:sz w:val="24"/>
        </w:rPr>
        <w:t>that</w:t>
      </w:r>
      <w:r w:rsidRPr="004B143D">
        <w:rPr>
          <w:rFonts w:ascii="Times New Roman" w:eastAsia="Times New Roman" w:hAnsi="Times New Roman" w:cs="Times New Roman"/>
          <w:sz w:val="24"/>
        </w:rPr>
        <w:t xml:space="preserve"> studies the gaming market.  NPD research classified a “core” gamer as anyone who played video games for five or more hours per week</w:t>
      </w:r>
      <w:ins w:id="1613" w:author="Jeff Greenfield" w:date="2014-11-23T15:26:00Z">
        <w:r w:rsidR="002A0C80">
          <w:rPr>
            <w:rFonts w:ascii="Times New Roman" w:eastAsia="Times New Roman" w:hAnsi="Times New Roman" w:cs="Times New Roman"/>
            <w:sz w:val="24"/>
          </w:rPr>
          <w:t xml:space="preserve"> (“New Report”, 2013)</w:t>
        </w:r>
      </w:ins>
      <w:r w:rsidRPr="004B143D">
        <w:rPr>
          <w:rFonts w:ascii="Times New Roman" w:eastAsia="Times New Roman" w:hAnsi="Times New Roman" w:cs="Times New Roman"/>
          <w:sz w:val="24"/>
        </w:rPr>
        <w:t xml:space="preserve">.  According to </w:t>
      </w:r>
      <w:r w:rsidR="00FA27DE" w:rsidRPr="004B143D">
        <w:rPr>
          <w:rFonts w:ascii="Times New Roman" w:eastAsia="Times New Roman" w:hAnsi="Times New Roman" w:cs="Times New Roman"/>
          <w:sz w:val="24"/>
        </w:rPr>
        <w:t>The NPD Group’s</w:t>
      </w:r>
      <w:r w:rsidRPr="004B143D">
        <w:rPr>
          <w:rFonts w:ascii="Times New Roman" w:eastAsia="Times New Roman" w:hAnsi="Times New Roman" w:cs="Times New Roman"/>
          <w:sz w:val="24"/>
        </w:rPr>
        <w:t xml:space="preserve"> market research, this constitutes about 14% of the population (“New Report”, 2013).  The current study adopted this definition of a “core” gamer to represent the “high” game usage segment.  We defined the “low” usage group to include those individuals who were unlikely to play games in any given week.  Correspondingly, the “medium” group consisted of those who played somewhere between zero and five hours of games during a typical week.  Volunteers were sorted into “high”, “medium” and “low” game usage groups based on this definition. In order to sort participants into these categories, we asked participants to answer two Likert-scale questions about game usage habits as described in the “procedure” section below.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The design of this study was a 3x3 mixed-subjects quasi-experiment.  The quasi-independent variables were “game usage” and “task type”.  Levels for game usage were “low”, “medium” and “high”, as described above.  Task type levels were “visual”, “verbal” and “kinesthetic”, as described in the materials and apparatus section below.  Every participant fell into exactly one of the three game usage levels, so game usage was a between-subjects variable.  Every participant completed all task types, so task type was a within-subjects variable.  For each task type, there were two dependent variables.  The first was “score at chosen difficulty”, which is a percentage from 0 to 100%.  The second was “chosen difficulty after the test”.  These two variables are described below.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For a given participant and a given task, the participant was asked to complete least 20 trials of that task across three different phases.  Phase one was the tutorial, where the participant completed five tasks of increasing difficulty with the help of detailed instructions.  Phase two was practice, where the participant was able to set the difficulty level before each task.  The participant was able to end this phase whenever he or she wished.  Before phase three started, the participant was asked to set the difficulty to the level he or she discovered to be the most enjoyable during </w:t>
      </w:r>
      <w:r w:rsidR="00FA27DE" w:rsidRPr="004B143D">
        <w:rPr>
          <w:rFonts w:ascii="Times New Roman" w:eastAsia="Times New Roman" w:hAnsi="Times New Roman" w:cs="Times New Roman"/>
          <w:sz w:val="24"/>
        </w:rPr>
        <w:t>the second phase</w:t>
      </w:r>
      <w:r w:rsidRPr="004B143D">
        <w:rPr>
          <w:rFonts w:ascii="Times New Roman" w:eastAsia="Times New Roman" w:hAnsi="Times New Roman" w:cs="Times New Roman"/>
          <w:sz w:val="24"/>
        </w:rPr>
        <w:t xml:space="preserve">.  The difficulty was fixed at this chosen level during phase three.  Phase three was the test phase, where the participant completed 15 trials at this self-selected difficulty level. Each trial from </w:t>
      </w:r>
      <w:r w:rsidR="00FA27DE" w:rsidRPr="004B143D">
        <w:rPr>
          <w:rFonts w:ascii="Times New Roman" w:eastAsia="Times New Roman" w:hAnsi="Times New Roman" w:cs="Times New Roman"/>
          <w:sz w:val="24"/>
        </w:rPr>
        <w:t>the second and third phases</w:t>
      </w:r>
      <w:r w:rsidRPr="004B143D">
        <w:rPr>
          <w:rFonts w:ascii="Times New Roman" w:eastAsia="Times New Roman" w:hAnsi="Times New Roman" w:cs="Times New Roman"/>
          <w:sz w:val="24"/>
        </w:rPr>
        <w:t xml:space="preserve"> generated a data point (</w:t>
      </w:r>
      <w:r w:rsidRPr="004B143D">
        <w:rPr>
          <w:rFonts w:ascii="Times New Roman" w:eastAsia="Times New Roman" w:hAnsi="Times New Roman" w:cs="Times New Roman"/>
          <w:i/>
          <w:sz w:val="24"/>
        </w:rPr>
        <w:t>x</w:t>
      </w:r>
      <w:r w:rsidRPr="004B143D">
        <w:rPr>
          <w:rFonts w:ascii="Times New Roman" w:eastAsia="Times New Roman" w:hAnsi="Times New Roman" w:cs="Times New Roman"/>
          <w:sz w:val="24"/>
        </w:rPr>
        <w:t xml:space="preserve"> = difficulty level of task, </w:t>
      </w:r>
      <w:r w:rsidRPr="004B143D">
        <w:rPr>
          <w:rFonts w:ascii="Times New Roman" w:eastAsia="Times New Roman" w:hAnsi="Times New Roman" w:cs="Times New Roman"/>
          <w:i/>
          <w:sz w:val="24"/>
        </w:rPr>
        <w:t>y</w:t>
      </w:r>
      <w:r w:rsidRPr="004B143D">
        <w:rPr>
          <w:rFonts w:ascii="Times New Roman" w:eastAsia="Times New Roman" w:hAnsi="Times New Roman" w:cs="Times New Roman"/>
          <w:sz w:val="24"/>
        </w:rPr>
        <w:t xml:space="preserve"> = correct/incorrect response).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When the participant completed </w:t>
      </w:r>
      <w:r w:rsidR="00FA27DE" w:rsidRPr="004B143D">
        <w:rPr>
          <w:rFonts w:ascii="Times New Roman" w:eastAsia="Times New Roman" w:hAnsi="Times New Roman" w:cs="Times New Roman"/>
          <w:sz w:val="24"/>
        </w:rPr>
        <w:t>the third phase</w:t>
      </w:r>
      <w:r w:rsidRPr="004B143D">
        <w:rPr>
          <w:rFonts w:ascii="Times New Roman" w:eastAsia="Times New Roman" w:hAnsi="Times New Roman" w:cs="Times New Roman"/>
          <w:sz w:val="24"/>
        </w:rPr>
        <w:t xml:space="preserve">, he or she was asked: “if you were to do this task again, what difficulty would you prefer?”  The difference between this value and the previously expressed preferred difficulty value was recorded as the second dependent variable described above.   </w:t>
      </w:r>
    </w:p>
    <w:p w:rsidR="00BB3C97" w:rsidRPr="004B143D" w:rsidRDefault="003F373E">
      <w:pPr>
        <w:pStyle w:val="Normal1"/>
        <w:spacing w:line="480" w:lineRule="auto"/>
        <w:rPr>
          <w:rFonts w:ascii="Times New Roman" w:hAnsi="Times New Roman"/>
          <w:sz w:val="24"/>
        </w:rPr>
      </w:pPr>
      <w:r w:rsidRPr="004B143D">
        <w:rPr>
          <w:rFonts w:ascii="Times New Roman" w:eastAsia="Times New Roman" w:hAnsi="Times New Roman" w:cs="Times New Roman"/>
          <w:b/>
          <w:sz w:val="24"/>
        </w:rPr>
        <w:t>Materials and apparatus</w:t>
      </w:r>
      <w:r w:rsidRPr="004B143D">
        <w:rPr>
          <w:rFonts w:ascii="Times New Roman" w:eastAsia="Times New Roman" w:hAnsi="Times New Roman" w:cs="Times New Roman"/>
          <w:sz w:val="24"/>
        </w:rPr>
        <w:t xml:space="preserve">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Participants accessed the three tasks on a computer.  These tasks were the visual, verbal, and kinesthetic tasks described below.  Each task was introduced by a short tutorial describing how to input answers and adjust the difficulty level.  Scoring and score reporting were automated.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Each of these tasks had to fulfill the following characteristics in order to work for the design of the current experiment.  One, it must be clear when there had been a success or failure on the task.  Two, there must have been some easily adjustable component of the task which scaled either directly or inversely with difficulty.  Three, the task must have been short enough so that 20 or more repetitions could have been completed in a reasonably short period of time (five minutes or less, ideally).  Four, the task must have been novel but quickly learnable, meaning that it should have been composed of activities which were familiar to the participant but which were combined in manner with which the participant was not familiar.  Five, answers must have been able to be inputted with a short series of keystrokes or mouse movements.</w:t>
      </w:r>
    </w:p>
    <w:p w:rsidR="00BB3C97" w:rsidRPr="004B143D" w:rsidRDefault="003F373E">
      <w:pPr>
        <w:pStyle w:val="Normal1"/>
        <w:spacing w:line="480" w:lineRule="auto"/>
        <w:rPr>
          <w:rFonts w:ascii="Times New Roman" w:hAnsi="Times New Roman"/>
          <w:sz w:val="24"/>
        </w:rPr>
      </w:pPr>
      <w:r w:rsidRPr="004B143D">
        <w:rPr>
          <w:rFonts w:ascii="Times New Roman" w:eastAsia="Times New Roman" w:hAnsi="Times New Roman" w:cs="Times New Roman"/>
          <w:sz w:val="24"/>
        </w:rPr>
        <w:tab/>
        <w:t xml:space="preserve">For the visual task, the participant was presented with two triangles.  The participant was asked to visualize the </w:t>
      </w:r>
      <w:r w:rsidR="00FA27DE" w:rsidRPr="004B143D">
        <w:rPr>
          <w:rFonts w:ascii="Times New Roman" w:eastAsia="Times New Roman" w:hAnsi="Times New Roman" w:cs="Times New Roman"/>
          <w:sz w:val="24"/>
        </w:rPr>
        <w:t>circles that</w:t>
      </w:r>
      <w:r w:rsidRPr="004B143D">
        <w:rPr>
          <w:rFonts w:ascii="Times New Roman" w:eastAsia="Times New Roman" w:hAnsi="Times New Roman" w:cs="Times New Roman"/>
          <w:sz w:val="24"/>
        </w:rPr>
        <w:t xml:space="preserve"> circumscribed each triangle.  The participant then decided whether these two circles were the same size by means of a series of buttons marked “left is bigger”, “same size”, and “right is bigger” (Please see Appendix A for example).  The participant had no time limit for this task. During all phases, after the participant selected an answer, the display revealed the circles and their relative sizes (Please see Appendix B for example).  One third of the time the circumscribed circles were the same size.  Two thirds of the time the circles were of different sizes, which were equally split between having the larger circle on the left </w:t>
      </w:r>
      <w:r w:rsidR="00FA27DE" w:rsidRPr="004B143D">
        <w:rPr>
          <w:rFonts w:ascii="Times New Roman" w:eastAsia="Times New Roman" w:hAnsi="Times New Roman" w:cs="Times New Roman"/>
          <w:sz w:val="24"/>
        </w:rPr>
        <w:t>and</w:t>
      </w:r>
      <w:r w:rsidRPr="004B143D">
        <w:rPr>
          <w:rFonts w:ascii="Times New Roman" w:eastAsia="Times New Roman" w:hAnsi="Times New Roman" w:cs="Times New Roman"/>
          <w:sz w:val="24"/>
        </w:rPr>
        <w:t xml:space="preserve"> having it on the right.  On items where the circles were not the same size, the closer these two circles were to the same size, the harder it was to discriminate between equal-sized and unequal-sized pairs.  When the difference in size between the circumscribed triangles fell below the participant’s discrimination threshold, the participant should have been no better than random chance at deciding between similar and different sizes. </w:t>
      </w:r>
      <w:r w:rsidR="00FA27DE" w:rsidRPr="004B143D">
        <w:rPr>
          <w:rFonts w:ascii="Times New Roman" w:eastAsia="Times New Roman" w:hAnsi="Times New Roman" w:cs="Times New Roman"/>
          <w:sz w:val="24"/>
        </w:rPr>
        <w:t xml:space="preserve">The slider associated with this task adjusted the difference in radius of pairs of unequal size.  </w:t>
      </w:r>
      <w:r w:rsidRPr="004B143D">
        <w:rPr>
          <w:rFonts w:ascii="Times New Roman" w:eastAsia="Times New Roman" w:hAnsi="Times New Roman" w:cs="Times New Roman"/>
          <w:sz w:val="24"/>
        </w:rPr>
        <w:t xml:space="preserve">The range of values on the slider was “0” to “50”, measured in pixels of radius difference. </w:t>
      </w:r>
    </w:p>
    <w:p w:rsidR="00BB3C97" w:rsidRPr="004B143D" w:rsidRDefault="003F373E">
      <w:pPr>
        <w:pStyle w:val="Normal1"/>
        <w:spacing w:line="480" w:lineRule="auto"/>
        <w:rPr>
          <w:rFonts w:ascii="Times New Roman" w:hAnsi="Times New Roman"/>
          <w:sz w:val="24"/>
        </w:rPr>
      </w:pPr>
      <w:r w:rsidRPr="004B143D">
        <w:rPr>
          <w:rFonts w:ascii="Times New Roman" w:eastAsia="Times New Roman" w:hAnsi="Times New Roman" w:cs="Times New Roman"/>
          <w:sz w:val="24"/>
        </w:rPr>
        <w:tab/>
        <w:t>For the verbal task, the participant was presented with a target word and then a list.  The participant had four seconds to determine how many of the words in the list rhymed with the target word.  The list contained words which were randomly chosen from one of four categories: rhyming lookalikes (“our” and “sour”); non-rhyming lookalikes (“our” and “pour”); rhyming non-lookalikes (“our” and “flower”); and non-rhyming non-lookalikes (“our” and “grower”) (please see Appendix C for example).  When the participant was prompted with the word list, the clock started ticking down from four.  The participant was instructed to click on a button indicating the correct number of rhyming words in the list.  If the timer hit zero before the participant typed an answer, the target word and the word list disappeared, and were replaced by a prompt to choose an answer.  When the participant entered an answer, the correct set of answers was revealed (please see Appendix D for example).  The more words in the list, the harder it was to complete the task in four seconds.   The slider in this task adjusted the number of words in the list.  The slider’s range extended from one word to ten words.</w:t>
      </w:r>
    </w:p>
    <w:p w:rsidR="00BB3C97" w:rsidRPr="004B143D" w:rsidRDefault="003F373E">
      <w:pPr>
        <w:pStyle w:val="Normal1"/>
        <w:spacing w:line="480" w:lineRule="auto"/>
        <w:rPr>
          <w:rFonts w:ascii="Times New Roman" w:hAnsi="Times New Roman"/>
          <w:sz w:val="24"/>
        </w:rPr>
      </w:pPr>
      <w:r w:rsidRPr="004B143D">
        <w:rPr>
          <w:rFonts w:ascii="Times New Roman" w:eastAsia="Times New Roman" w:hAnsi="Times New Roman" w:cs="Times New Roman"/>
          <w:sz w:val="24"/>
        </w:rPr>
        <w:tab/>
        <w:t xml:space="preserve">For the kinesthetic task, participants were asked to use the arrow keys to guide a ball through a randomly generated maze to a blue end square (Please see Appendix E for example).  Success meant getting the ball to the square without hitting a wall; if the participant collided with a wall, it was considered a failure.  When a wall was hit, the ball disappeared and the wall blinked red where the ball hit the wall, and then the ball reappeared at the beginning of the maze.  After a success, a new maze was generated.  The slider adjusted the radius of the ball from 1 pixel to the half the width of a corridor, roughly 60 pixels.  </w:t>
      </w:r>
    </w:p>
    <w:p w:rsidR="00BB3C97" w:rsidRPr="004B143D" w:rsidRDefault="003F373E">
      <w:pPr>
        <w:pStyle w:val="Normal1"/>
        <w:spacing w:line="480" w:lineRule="auto"/>
        <w:rPr>
          <w:rFonts w:ascii="Times New Roman" w:hAnsi="Times New Roman"/>
          <w:sz w:val="24"/>
        </w:rPr>
      </w:pPr>
      <w:r w:rsidRPr="004B143D">
        <w:rPr>
          <w:rFonts w:ascii="Times New Roman" w:eastAsia="Times New Roman" w:hAnsi="Times New Roman" w:cs="Times New Roman"/>
          <w:b/>
          <w:sz w:val="24"/>
        </w:rPr>
        <w:t>Procedure</w:t>
      </w:r>
    </w:p>
    <w:p w:rsidR="00BB3C97" w:rsidRPr="004B143D" w:rsidRDefault="003F373E">
      <w:pPr>
        <w:pStyle w:val="Normal1"/>
        <w:spacing w:line="480" w:lineRule="auto"/>
        <w:rPr>
          <w:rFonts w:ascii="Times New Roman" w:hAnsi="Times New Roman"/>
          <w:sz w:val="24"/>
        </w:rPr>
      </w:pPr>
      <w:r w:rsidRPr="004B143D">
        <w:rPr>
          <w:rFonts w:ascii="Times New Roman" w:eastAsia="Times New Roman" w:hAnsi="Times New Roman" w:cs="Times New Roman"/>
          <w:b/>
          <w:sz w:val="24"/>
        </w:rPr>
        <w:tab/>
      </w:r>
      <w:r w:rsidRPr="004B143D">
        <w:rPr>
          <w:rFonts w:ascii="Times New Roman" w:eastAsia="Times New Roman" w:hAnsi="Times New Roman" w:cs="Times New Roman"/>
          <w:sz w:val="24"/>
        </w:rPr>
        <w:t xml:space="preserve">Before this study began, a proposal was submitted to the Notre Dame de Namur University Institutional Review Board (IRB).  Drafts of this proposal were given to the second reader, Dr. Helen Marlo, and the thesis advisor, Dr. Nusha Askari.  The thesis advisor, the second reader, and the IRB each signed off on the study before any data were collected.  </w:t>
      </w:r>
    </w:p>
    <w:p w:rsidR="00BB3C97" w:rsidRPr="004B143D" w:rsidRDefault="003F373E">
      <w:pPr>
        <w:pStyle w:val="Normal1"/>
        <w:spacing w:line="480" w:lineRule="auto"/>
        <w:rPr>
          <w:rFonts w:ascii="Times New Roman" w:hAnsi="Times New Roman"/>
          <w:sz w:val="24"/>
        </w:rPr>
      </w:pPr>
      <w:r w:rsidRPr="004B143D">
        <w:rPr>
          <w:rFonts w:ascii="Times New Roman" w:eastAsia="Times New Roman" w:hAnsi="Times New Roman" w:cs="Times New Roman"/>
          <w:sz w:val="24"/>
        </w:rPr>
        <w:tab/>
        <w:t xml:space="preserve">Ads were placed on Facebook for volunteers.  The ad emphasized that individuals who were 18 years or older with all levels of gaming experience were needed, and that the study involved playing games on a computer for approximately 10 to 15 minutes.  Please see Appendix F for a copy of the ad.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In order to be enrolled in the study, prospective participants visited a website (www.ndnuvideogamestudy.com) containing a program which automated the study and sent data back to a server.  Both the program’s code and the server code will be made publicly available at the end of the study.  The program </w:t>
      </w:r>
      <w:r w:rsidR="00FA27DE" w:rsidRPr="004B143D">
        <w:rPr>
          <w:rFonts w:ascii="Times New Roman" w:eastAsia="Times New Roman" w:hAnsi="Times New Roman" w:cs="Times New Roman"/>
          <w:sz w:val="24"/>
        </w:rPr>
        <w:t>removed identifying information from</w:t>
      </w:r>
      <w:r w:rsidRPr="004B143D">
        <w:rPr>
          <w:rFonts w:ascii="Times New Roman" w:eastAsia="Times New Roman" w:hAnsi="Times New Roman" w:cs="Times New Roman"/>
          <w:sz w:val="24"/>
        </w:rPr>
        <w:t xml:space="preserve"> all data sent over the </w:t>
      </w:r>
      <w:r w:rsidR="00FA27DE" w:rsidRPr="004B143D">
        <w:rPr>
          <w:rFonts w:ascii="Times New Roman" w:eastAsia="Times New Roman" w:hAnsi="Times New Roman" w:cs="Times New Roman"/>
          <w:sz w:val="24"/>
        </w:rPr>
        <w:t>Internet</w:t>
      </w:r>
      <w:r w:rsidRPr="004B143D">
        <w:rPr>
          <w:rFonts w:ascii="Times New Roman" w:eastAsia="Times New Roman" w:hAnsi="Times New Roman" w:cs="Times New Roman"/>
          <w:sz w:val="24"/>
        </w:rPr>
        <w:t xml:space="preserve">.  The program and its associated database were hosted on a public </w:t>
      </w:r>
      <w:r w:rsidR="00FA27DE" w:rsidRPr="004B143D">
        <w:rPr>
          <w:rFonts w:ascii="Times New Roman" w:eastAsia="Times New Roman" w:hAnsi="Times New Roman" w:cs="Times New Roman"/>
          <w:sz w:val="24"/>
        </w:rPr>
        <w:t>web server</w:t>
      </w:r>
      <w:r w:rsidRPr="004B143D">
        <w:rPr>
          <w:rFonts w:ascii="Times New Roman" w:eastAsia="Times New Roman" w:hAnsi="Times New Roman" w:cs="Times New Roman"/>
          <w:sz w:val="24"/>
        </w:rPr>
        <w:t xml:space="preserve">.  No </w:t>
      </w:r>
      <w:r w:rsidR="00FA27DE" w:rsidRPr="004B143D">
        <w:rPr>
          <w:rFonts w:ascii="Times New Roman" w:eastAsia="Times New Roman" w:hAnsi="Times New Roman" w:cs="Times New Roman"/>
          <w:sz w:val="24"/>
        </w:rPr>
        <w:t>information that could be used to identify participants</w:t>
      </w:r>
      <w:r w:rsidRPr="004B143D">
        <w:rPr>
          <w:rFonts w:ascii="Times New Roman" w:eastAsia="Times New Roman" w:hAnsi="Times New Roman" w:cs="Times New Roman"/>
          <w:sz w:val="24"/>
        </w:rPr>
        <w:t xml:space="preserve"> was or will be stored on the server.  </w:t>
      </w:r>
    </w:p>
    <w:p w:rsidR="00BB3C97" w:rsidRPr="004B143D" w:rsidRDefault="00FA27D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The participant first encountered an age-verification prompt, and then an informed consent form.  </w:t>
      </w:r>
      <w:r w:rsidR="003F373E" w:rsidRPr="004B143D">
        <w:rPr>
          <w:rFonts w:ascii="Times New Roman" w:eastAsia="Times New Roman" w:hAnsi="Times New Roman" w:cs="Times New Roman"/>
          <w:sz w:val="24"/>
        </w:rPr>
        <w:t>In order to proceed, the participant had to give a birthday consistent with an age of 18 or older, and then had to acknowledge informed consent.  Failure to do either caused the program to terminate.  Please see Appendix G for a copy of the informed consent form.</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Once age was verified and informed consent was given, the participant answered a </w:t>
      </w:r>
      <w:r w:rsidR="00FA27DE" w:rsidRPr="004B143D">
        <w:rPr>
          <w:rFonts w:ascii="Times New Roman" w:eastAsia="Times New Roman" w:hAnsi="Times New Roman" w:cs="Times New Roman"/>
          <w:sz w:val="24"/>
        </w:rPr>
        <w:t>two-question</w:t>
      </w:r>
      <w:r w:rsidRPr="004B143D">
        <w:rPr>
          <w:rFonts w:ascii="Times New Roman" w:eastAsia="Times New Roman" w:hAnsi="Times New Roman" w:cs="Times New Roman"/>
          <w:sz w:val="24"/>
        </w:rPr>
        <w:t xml:space="preserve"> survey about gaming habits.  The first question was “in a given week, how likely are you to spend any time playing video games?”  The participant was presented with a Likert scale where one = “very unlikely”, two = “unlikely”, three = “equally likely as not”, four = “likely”, and five = “very likely”.  If the participant answered with a one or a two, that participant was sorted into the low game usage category as described above.  If the participant responded with a three, four or five, that participant was asked a follow-up question: “in a given week, how likely are you to spend AT LEAST FIVE HOURS playing video games?”  Another Likert scale with the same ratings appeared, and the participant indicated a response.  An answer of one or two put the participant in the medium game usage category, and a response of three through five put the participant in the high game usage category.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Once gaming habits were recorded, the program guided the participant through the three tasks described above in the materials section.  Task order was completely counterbalanced and randomized.  That is, there was an equal chance of the participant being asked to complete the tasks in any of the six possible orders (</w:t>
      </w:r>
      <w:r w:rsidRPr="004B143D">
        <w:rPr>
          <w:rFonts w:ascii="Times New Roman" w:eastAsia="Times New Roman" w:hAnsi="Times New Roman" w:cs="Times New Roman"/>
          <w:i/>
          <w:sz w:val="24"/>
        </w:rPr>
        <w:t>ABC</w:t>
      </w:r>
      <w:r w:rsidRPr="004B143D">
        <w:rPr>
          <w:rFonts w:ascii="Times New Roman" w:eastAsia="Times New Roman" w:hAnsi="Times New Roman" w:cs="Times New Roman"/>
          <w:sz w:val="24"/>
        </w:rPr>
        <w:t xml:space="preserve">, </w:t>
      </w:r>
      <w:r w:rsidRPr="004B143D">
        <w:rPr>
          <w:rFonts w:ascii="Times New Roman" w:eastAsia="Times New Roman" w:hAnsi="Times New Roman" w:cs="Times New Roman"/>
          <w:i/>
          <w:sz w:val="24"/>
        </w:rPr>
        <w:t>ACB</w:t>
      </w:r>
      <w:r w:rsidRPr="004B143D">
        <w:rPr>
          <w:rFonts w:ascii="Times New Roman" w:eastAsia="Times New Roman" w:hAnsi="Times New Roman" w:cs="Times New Roman"/>
          <w:sz w:val="24"/>
        </w:rPr>
        <w:t xml:space="preserve">, </w:t>
      </w:r>
      <w:r w:rsidRPr="004B143D">
        <w:rPr>
          <w:rFonts w:ascii="Times New Roman" w:eastAsia="Times New Roman" w:hAnsi="Times New Roman" w:cs="Times New Roman"/>
          <w:i/>
          <w:sz w:val="24"/>
        </w:rPr>
        <w:t>BAC</w:t>
      </w:r>
      <w:r w:rsidRPr="004B143D">
        <w:rPr>
          <w:rFonts w:ascii="Times New Roman" w:eastAsia="Times New Roman" w:hAnsi="Times New Roman" w:cs="Times New Roman"/>
          <w:sz w:val="24"/>
        </w:rPr>
        <w:t xml:space="preserve">, </w:t>
      </w:r>
      <w:r w:rsidRPr="004B143D">
        <w:rPr>
          <w:rFonts w:ascii="Times New Roman" w:eastAsia="Times New Roman" w:hAnsi="Times New Roman" w:cs="Times New Roman"/>
          <w:i/>
          <w:sz w:val="24"/>
        </w:rPr>
        <w:t>BCA</w:t>
      </w:r>
      <w:r w:rsidRPr="004B143D">
        <w:rPr>
          <w:rFonts w:ascii="Times New Roman" w:eastAsia="Times New Roman" w:hAnsi="Times New Roman" w:cs="Times New Roman"/>
          <w:sz w:val="24"/>
        </w:rPr>
        <w:t xml:space="preserve">, </w:t>
      </w:r>
      <w:r w:rsidRPr="004B143D">
        <w:rPr>
          <w:rFonts w:ascii="Times New Roman" w:eastAsia="Times New Roman" w:hAnsi="Times New Roman" w:cs="Times New Roman"/>
          <w:i/>
          <w:sz w:val="24"/>
        </w:rPr>
        <w:t>CAB</w:t>
      </w:r>
      <w:r w:rsidRPr="004B143D">
        <w:rPr>
          <w:rFonts w:ascii="Times New Roman" w:eastAsia="Times New Roman" w:hAnsi="Times New Roman" w:cs="Times New Roman"/>
          <w:sz w:val="24"/>
        </w:rPr>
        <w:t xml:space="preserve">, and </w:t>
      </w:r>
      <w:r w:rsidRPr="004B143D">
        <w:rPr>
          <w:rFonts w:ascii="Times New Roman" w:eastAsia="Times New Roman" w:hAnsi="Times New Roman" w:cs="Times New Roman"/>
          <w:i/>
          <w:sz w:val="24"/>
        </w:rPr>
        <w:t>CBA</w:t>
      </w:r>
      <w:r w:rsidRPr="004B143D">
        <w:rPr>
          <w:rFonts w:ascii="Times New Roman" w:eastAsia="Times New Roman" w:hAnsi="Times New Roman" w:cs="Times New Roman"/>
          <w:sz w:val="24"/>
        </w:rPr>
        <w:t xml:space="preserve">, where </w:t>
      </w:r>
      <w:r w:rsidRPr="004B143D">
        <w:rPr>
          <w:rFonts w:ascii="Times New Roman" w:eastAsia="Times New Roman" w:hAnsi="Times New Roman" w:cs="Times New Roman"/>
          <w:i/>
          <w:sz w:val="24"/>
        </w:rPr>
        <w:t>A</w:t>
      </w:r>
      <w:r w:rsidRPr="004B143D">
        <w:rPr>
          <w:rFonts w:ascii="Times New Roman" w:eastAsia="Times New Roman" w:hAnsi="Times New Roman" w:cs="Times New Roman"/>
          <w:sz w:val="24"/>
        </w:rPr>
        <w:t xml:space="preserve"> = verbal, </w:t>
      </w:r>
      <w:r w:rsidRPr="004B143D">
        <w:rPr>
          <w:rFonts w:ascii="Times New Roman" w:eastAsia="Times New Roman" w:hAnsi="Times New Roman" w:cs="Times New Roman"/>
          <w:i/>
          <w:sz w:val="24"/>
        </w:rPr>
        <w:t>B</w:t>
      </w:r>
      <w:r w:rsidRPr="004B143D">
        <w:rPr>
          <w:rFonts w:ascii="Times New Roman" w:eastAsia="Times New Roman" w:hAnsi="Times New Roman" w:cs="Times New Roman"/>
          <w:sz w:val="24"/>
        </w:rPr>
        <w:t xml:space="preserve"> = visual, and </w:t>
      </w:r>
      <w:r w:rsidRPr="004B143D">
        <w:rPr>
          <w:rFonts w:ascii="Times New Roman" w:eastAsia="Times New Roman" w:hAnsi="Times New Roman" w:cs="Times New Roman"/>
          <w:i/>
          <w:sz w:val="24"/>
        </w:rPr>
        <w:t>C</w:t>
      </w:r>
      <w:r w:rsidRPr="004B143D">
        <w:rPr>
          <w:rFonts w:ascii="Times New Roman" w:eastAsia="Times New Roman" w:hAnsi="Times New Roman" w:cs="Times New Roman"/>
          <w:sz w:val="24"/>
        </w:rPr>
        <w:t xml:space="preserve"> = kinesthetic).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At the beginning of each task, there was a short (less than one minute) tutorial on the nature of the task, how to input answers, and how to alter the difficulty level via the slider.  Participants were guided through at least 20 items of each task.  The first five items comprised the tutorial.  Between the tutorial and the test, the user was able to set the difficulty level on each item and practice for as long as he or she wished.  After the participant chose to end the practice session, he or she was prompted to pick the level of difficulty </w:t>
      </w:r>
      <w:r w:rsidR="00FA27DE" w:rsidRPr="004B143D">
        <w:rPr>
          <w:rFonts w:ascii="Times New Roman" w:eastAsia="Times New Roman" w:hAnsi="Times New Roman" w:cs="Times New Roman"/>
          <w:sz w:val="24"/>
        </w:rPr>
        <w:t>level that</w:t>
      </w:r>
      <w:r w:rsidRPr="004B143D">
        <w:rPr>
          <w:rFonts w:ascii="Times New Roman" w:eastAsia="Times New Roman" w:hAnsi="Times New Roman" w:cs="Times New Roman"/>
          <w:sz w:val="24"/>
        </w:rPr>
        <w:t xml:space="preserve"> was the most fun.  Following this selection was the test session, which was composed of 15 items at this chosen difficulty level.  At the end of each task, the participant was </w:t>
      </w:r>
      <w:r w:rsidR="00FA27DE" w:rsidRPr="004B143D">
        <w:rPr>
          <w:rFonts w:ascii="Times New Roman" w:eastAsia="Times New Roman" w:hAnsi="Times New Roman" w:cs="Times New Roman"/>
          <w:sz w:val="24"/>
        </w:rPr>
        <w:t>asked,</w:t>
      </w:r>
      <w:r w:rsidRPr="004B143D">
        <w:rPr>
          <w:rFonts w:ascii="Times New Roman" w:eastAsia="Times New Roman" w:hAnsi="Times New Roman" w:cs="Times New Roman"/>
          <w:sz w:val="24"/>
        </w:rPr>
        <w:t xml:space="preserve"> “if you were to do this task again, what difficulty level would you want it to be?”  The answer to this question was recorded and used for the analysis described below.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Once all three tasks were completed, the responses and any additional comments were coded into an HTTP-post request to hidden page on the </w:t>
      </w:r>
      <w:hyperlink r:id="rId11">
        <w:r w:rsidRPr="004B143D">
          <w:rPr>
            <w:rFonts w:ascii="Times New Roman" w:eastAsia="Times New Roman" w:hAnsi="Times New Roman" w:cs="Times New Roman"/>
            <w:color w:val="1155CC"/>
            <w:sz w:val="24"/>
            <w:u w:val="single"/>
          </w:rPr>
          <w:t>www.ndnuvideogamestudy.com</w:t>
        </w:r>
      </w:hyperlink>
      <w:r w:rsidRPr="004B143D">
        <w:rPr>
          <w:rFonts w:ascii="Times New Roman" w:eastAsia="Times New Roman" w:hAnsi="Times New Roman" w:cs="Times New Roman"/>
          <w:sz w:val="24"/>
        </w:rPr>
        <w:t xml:space="preserve"> website. </w:t>
      </w:r>
      <w:r w:rsidR="00FA27DE" w:rsidRPr="004B143D">
        <w:rPr>
          <w:rFonts w:ascii="Times New Roman" w:eastAsia="Times New Roman" w:hAnsi="Times New Roman" w:cs="Times New Roman"/>
          <w:sz w:val="24"/>
        </w:rPr>
        <w:t xml:space="preserve">The page that caught the request (and stored the data in a MySQL database) was written in PHP.  </w:t>
      </w:r>
      <w:r w:rsidRPr="004B143D">
        <w:rPr>
          <w:rFonts w:ascii="Times New Roman" w:eastAsia="Times New Roman" w:hAnsi="Times New Roman" w:cs="Times New Roman"/>
          <w:sz w:val="24"/>
        </w:rPr>
        <w:t xml:space="preserve">The program itself was written in Java, digitally signed using a code signing certificate from Comodo, and deployed from the website using Java Web Start.  Code for the program, the Java Web Start launcher, the HTTP-post catcher, and the database extraction (also written in PHP) will be available online after the completion of the data gathering phase and closure of the database.  </w:t>
      </w:r>
    </w:p>
    <w:p w:rsidR="00B027C0" w:rsidRDefault="00B027C0">
      <w:pPr>
        <w:rPr>
          <w:ins w:id="1614" w:author="Jeff Greenfield" w:date="2014-11-23T15:54:00Z"/>
          <w:rFonts w:ascii="Times New Roman" w:eastAsia="Times New Roman" w:hAnsi="Times New Roman" w:cs="Times New Roman"/>
          <w:b/>
          <w:sz w:val="24"/>
        </w:rPr>
      </w:pPr>
      <w:ins w:id="1615" w:author="Jeff Greenfield" w:date="2014-11-23T15:54:00Z">
        <w:r>
          <w:rPr>
            <w:rFonts w:ascii="Times New Roman" w:eastAsia="Times New Roman" w:hAnsi="Times New Roman" w:cs="Times New Roman"/>
            <w:b/>
            <w:sz w:val="24"/>
          </w:rPr>
          <w:br w:type="page"/>
        </w:r>
      </w:ins>
    </w:p>
    <w:p w:rsidR="00BB3C97" w:rsidRPr="004B143D" w:rsidRDefault="003F373E" w:rsidP="00512B80">
      <w:pPr>
        <w:pStyle w:val="Normal1"/>
        <w:spacing w:line="480" w:lineRule="auto"/>
        <w:jc w:val="center"/>
        <w:rPr>
          <w:rFonts w:ascii="Times New Roman" w:hAnsi="Times New Roman"/>
          <w:sz w:val="24"/>
        </w:rPr>
      </w:pPr>
      <w:r w:rsidRPr="004B143D">
        <w:rPr>
          <w:rFonts w:ascii="Times New Roman" w:eastAsia="Times New Roman" w:hAnsi="Times New Roman" w:cs="Times New Roman"/>
          <w:b/>
          <w:sz w:val="24"/>
        </w:rPr>
        <w:t>Analysis</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The main analysis of this experiment focused on establishing estimated preferred difficulty values for each of the nine combinations of task type and game usage.  For each participant, three estimates of this measure were possible from the data.  Two are described here, and one is described in the secondary analyses section.  The first estimate of preferred difficulty is the score that the participant received on the fifteen test items of each task.  The reason that this is an estimate of preferred difficulty is that the user chose the difficulty level as the most fun.  The second estimate can be interpolated from the combination of percentage correct on the task and the desired change in difficulty level after the task is complete.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The first estimate is a measure of prospective preferred difficulty.  That is, it is a measure of what a participant would like for the near future.  This can be calculated by a simple percentage of correct answers for the test phase of the task. Each participant generated one such percentage for each task.  Averages per user varied from a minimum of .467 to a maximum of .933, with a mean of .723 and a standard deviation of .129.  The Kinesthetic task produced the lowest average at .61, and the Verbal task produced the highest average at .8.  The mean average of a task was .723 with a standard deviation of .100.  These data deviate significantly from the hypothesized value of 80% to 95%.  Please see Figure 14 for this data.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The second estimate was a measure of reflective preferred difficulty.  That is, it measured the participant’s attitude toward his or her experience with the recent past.  </w:t>
      </w:r>
      <w:r w:rsidR="00FA27DE" w:rsidRPr="004B143D">
        <w:rPr>
          <w:rFonts w:ascii="Times New Roman" w:eastAsia="Times New Roman" w:hAnsi="Times New Roman" w:cs="Times New Roman"/>
          <w:sz w:val="24"/>
        </w:rPr>
        <w:t xml:space="preserve">For each task, a participant generated a score and a preferred change in difficulty, or </w:t>
      </w:r>
      <w:r w:rsidR="00FA27DE" w:rsidRPr="004B143D">
        <w:rPr>
          <w:rFonts w:ascii="Times New Roman" w:eastAsia="Times New Roman" w:hAnsi="Times New Roman" w:cs="Times New Roman"/>
          <w:sz w:val="24"/>
          <w:highlight w:val="white"/>
        </w:rPr>
        <w:t xml:space="preserve">Δdiff, which was described in the method section.  These pairs generated a scatter plot with score on the </w:t>
      </w:r>
      <w:r w:rsidR="00FA27DE" w:rsidRPr="004B143D">
        <w:rPr>
          <w:rFonts w:ascii="Times New Roman" w:eastAsia="Times New Roman" w:hAnsi="Times New Roman" w:cs="Times New Roman"/>
          <w:i/>
          <w:sz w:val="24"/>
          <w:highlight w:val="white"/>
        </w:rPr>
        <w:t>x</w:t>
      </w:r>
      <w:r w:rsidR="00FA27DE" w:rsidRPr="004B143D">
        <w:rPr>
          <w:rFonts w:ascii="Times New Roman" w:eastAsia="Times New Roman" w:hAnsi="Times New Roman" w:cs="Times New Roman"/>
          <w:sz w:val="24"/>
          <w:highlight w:val="white"/>
        </w:rPr>
        <w:t xml:space="preserve">-axis and Δdiff on the </w:t>
      </w:r>
      <w:r w:rsidR="00FA27DE" w:rsidRPr="004B143D">
        <w:rPr>
          <w:rFonts w:ascii="Times New Roman" w:eastAsia="Times New Roman" w:hAnsi="Times New Roman" w:cs="Times New Roman"/>
          <w:i/>
          <w:sz w:val="24"/>
          <w:highlight w:val="white"/>
        </w:rPr>
        <w:t>y</w:t>
      </w:r>
      <w:r w:rsidR="00FA27DE" w:rsidRPr="004B143D">
        <w:rPr>
          <w:rFonts w:ascii="Times New Roman" w:eastAsia="Times New Roman" w:hAnsi="Times New Roman" w:cs="Times New Roman"/>
          <w:sz w:val="24"/>
          <w:highlight w:val="white"/>
        </w:rPr>
        <w:t xml:space="preserve">-axis.  </w:t>
      </w:r>
      <w:r w:rsidRPr="004B143D">
        <w:rPr>
          <w:rFonts w:ascii="Times New Roman" w:eastAsia="Times New Roman" w:hAnsi="Times New Roman" w:cs="Times New Roman"/>
          <w:sz w:val="24"/>
          <w:highlight w:val="white"/>
        </w:rPr>
        <w:t xml:space="preserve">These Δdiff scores were only comparable for a given task type.  </w:t>
      </w:r>
      <w:r w:rsidR="00FA27DE" w:rsidRPr="004B143D">
        <w:rPr>
          <w:rFonts w:ascii="Times New Roman" w:eastAsia="Times New Roman" w:hAnsi="Times New Roman" w:cs="Times New Roman"/>
          <w:sz w:val="24"/>
          <w:highlight w:val="white"/>
        </w:rPr>
        <w:t xml:space="preserve">By looking at different subsets of the data, we can generate twelve such scatter plots.    </w:t>
      </w:r>
      <w:r w:rsidRPr="004B143D">
        <w:rPr>
          <w:rFonts w:ascii="Times New Roman" w:eastAsia="Times New Roman" w:hAnsi="Times New Roman" w:cs="Times New Roman"/>
          <w:sz w:val="24"/>
          <w:highlight w:val="white"/>
        </w:rPr>
        <w:t xml:space="preserve">These are: nine for each cell in the 3x3 grid of data; and three for the total set of data in each of the three task types.  However, given the skew in game usage type found in the pilot study, this analysis will only focus on the total data set for each task type.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highlight w:val="white"/>
        </w:rPr>
        <w:t xml:space="preserve">For each </w:t>
      </w:r>
      <w:r w:rsidR="00FA27DE" w:rsidRPr="004B143D">
        <w:rPr>
          <w:rFonts w:ascii="Times New Roman" w:eastAsia="Times New Roman" w:hAnsi="Times New Roman" w:cs="Times New Roman"/>
          <w:sz w:val="24"/>
          <w:highlight w:val="white"/>
        </w:rPr>
        <w:t>scatter plot</w:t>
      </w:r>
      <w:r w:rsidRPr="004B143D">
        <w:rPr>
          <w:rFonts w:ascii="Times New Roman" w:eastAsia="Times New Roman" w:hAnsi="Times New Roman" w:cs="Times New Roman"/>
          <w:sz w:val="24"/>
          <w:highlight w:val="white"/>
        </w:rPr>
        <w:t xml:space="preserve">, a regression can be performed.  According to the theories set out in the introduction, higher scores on tasks should lead to desires for increased difficulty (positive Δdiff), and lower scores will lead to desires for decreased difficulty (negative Δdiff).  Thus, we would expect there to be a negative slope to the regression line.  (Since for the Kinesthetic and Visual tasks, high slider values indicated easier tasks, we would expect this result to be reversed on those tasks).  We would expect the </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-intercept of this line to fall somewhere between the minimum and maximum score for the task.  This </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-intercept represents the best estimate of the population’s desired difficulty level.  That is, this point on the regression line is where the predicted Δdiff equals zero, and where a participant would likely want to keep the difficulty the same.</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highlight w:val="white"/>
        </w:rPr>
        <w:t xml:space="preserve">In order to test the hypothesis that lower scores led to higher Δdiff values on the Verbal task, a regression was performed.  The result approached significance, with </w:t>
      </w:r>
      <w:r w:rsidRPr="004B143D">
        <w:rPr>
          <w:rFonts w:ascii="Times New Roman" w:hAnsi="Times New Roman"/>
          <w:i/>
          <w:color w:val="252525"/>
          <w:sz w:val="24"/>
          <w:highlight w:val="white"/>
        </w:rPr>
        <w:t>β</w:t>
      </w:r>
      <w:r w:rsidRPr="004B143D">
        <w:rPr>
          <w:rFonts w:ascii="Times New Roman" w:eastAsia="Times New Roman" w:hAnsi="Times New Roman" w:cs="Times New Roman"/>
          <w:sz w:val="24"/>
          <w:highlight w:val="white"/>
        </w:rPr>
        <w:t xml:space="preserve"> = .604, </w:t>
      </w:r>
      <w:r w:rsidRPr="004B143D">
        <w:rPr>
          <w:rFonts w:ascii="Times New Roman" w:eastAsia="Times New Roman" w:hAnsi="Times New Roman" w:cs="Times New Roman"/>
          <w:i/>
          <w:sz w:val="24"/>
          <w:highlight w:val="white"/>
        </w:rPr>
        <w:t>R</w:t>
      </w:r>
      <w:r w:rsidRPr="004B143D">
        <w:rPr>
          <w:rFonts w:ascii="Times New Roman" w:eastAsia="Times New Roman" w:hAnsi="Times New Roman" w:cs="Times New Roman"/>
          <w:sz w:val="24"/>
          <w:highlight w:val="white"/>
          <w:vertAlign w:val="superscript"/>
        </w:rPr>
        <w:t>2</w:t>
      </w:r>
      <w:r w:rsidRPr="004B143D">
        <w:rPr>
          <w:rFonts w:ascii="Times New Roman" w:eastAsia="Times New Roman" w:hAnsi="Times New Roman" w:cs="Times New Roman"/>
          <w:sz w:val="24"/>
          <w:highlight w:val="white"/>
        </w:rPr>
        <w:t xml:space="preserve"> = .364,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 .065,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&gt; .05.  In order to test the hypothesis that lower scores led to lower Δdiff values on the Kinesthetic task, a regression was performed.  The result was not significant, with </w:t>
      </w:r>
      <w:r w:rsidRPr="004B143D">
        <w:rPr>
          <w:rFonts w:ascii="Times New Roman" w:hAnsi="Times New Roman"/>
          <w:i/>
          <w:color w:val="252525"/>
          <w:sz w:val="24"/>
          <w:highlight w:val="white"/>
        </w:rPr>
        <w:t>β</w:t>
      </w:r>
      <w:r w:rsidRPr="004B143D">
        <w:rPr>
          <w:rFonts w:ascii="Times New Roman" w:eastAsia="Times New Roman" w:hAnsi="Times New Roman" w:cs="Times New Roman"/>
          <w:sz w:val="24"/>
          <w:highlight w:val="white"/>
        </w:rPr>
        <w:t xml:space="preserve"> = -.322, </w:t>
      </w:r>
      <w:r w:rsidRPr="004B143D">
        <w:rPr>
          <w:rFonts w:ascii="Times New Roman" w:eastAsia="Times New Roman" w:hAnsi="Times New Roman" w:cs="Times New Roman"/>
          <w:i/>
          <w:sz w:val="24"/>
          <w:highlight w:val="white"/>
        </w:rPr>
        <w:t>R</w:t>
      </w:r>
      <w:r w:rsidRPr="004B143D">
        <w:rPr>
          <w:rFonts w:ascii="Times New Roman" w:eastAsia="Times New Roman" w:hAnsi="Times New Roman" w:cs="Times New Roman"/>
          <w:sz w:val="24"/>
          <w:highlight w:val="white"/>
          <w:vertAlign w:val="superscript"/>
        </w:rPr>
        <w:t>2</w:t>
      </w:r>
      <w:r w:rsidRPr="004B143D">
        <w:rPr>
          <w:rFonts w:ascii="Times New Roman" w:eastAsia="Times New Roman" w:hAnsi="Times New Roman" w:cs="Times New Roman"/>
          <w:sz w:val="24"/>
          <w:highlight w:val="white"/>
        </w:rPr>
        <w:t xml:space="preserve"> = .104,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 .364,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&gt; .05.  In order to test the hypothesis that lower scores led to lower Δdiff values on the Visual task, a regression was performed.  The result approached significance, with </w:t>
      </w:r>
      <w:r w:rsidRPr="004B143D">
        <w:rPr>
          <w:rFonts w:ascii="Times New Roman" w:hAnsi="Times New Roman"/>
          <w:i/>
          <w:color w:val="252525"/>
          <w:sz w:val="24"/>
          <w:highlight w:val="white"/>
        </w:rPr>
        <w:t>β</w:t>
      </w:r>
      <w:r w:rsidRPr="004B143D">
        <w:rPr>
          <w:rFonts w:ascii="Times New Roman" w:eastAsia="Times New Roman" w:hAnsi="Times New Roman" w:cs="Times New Roman"/>
          <w:sz w:val="24"/>
          <w:highlight w:val="white"/>
        </w:rPr>
        <w:t xml:space="preserve"> = -.584, </w:t>
      </w:r>
      <w:r w:rsidRPr="004B143D">
        <w:rPr>
          <w:rFonts w:ascii="Times New Roman" w:eastAsia="Times New Roman" w:hAnsi="Times New Roman" w:cs="Times New Roman"/>
          <w:i/>
          <w:sz w:val="24"/>
          <w:highlight w:val="white"/>
        </w:rPr>
        <w:t>R</w:t>
      </w:r>
      <w:r w:rsidRPr="004B143D">
        <w:rPr>
          <w:rFonts w:ascii="Times New Roman" w:eastAsia="Times New Roman" w:hAnsi="Times New Roman" w:cs="Times New Roman"/>
          <w:sz w:val="24"/>
          <w:highlight w:val="white"/>
          <w:vertAlign w:val="superscript"/>
        </w:rPr>
        <w:t>2</w:t>
      </w:r>
      <w:r w:rsidRPr="004B143D">
        <w:rPr>
          <w:rFonts w:ascii="Times New Roman" w:eastAsia="Times New Roman" w:hAnsi="Times New Roman" w:cs="Times New Roman"/>
          <w:sz w:val="24"/>
          <w:highlight w:val="white"/>
        </w:rPr>
        <w:t xml:space="preserve"> = .341,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 .076,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&gt; .05.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highlight w:val="white"/>
        </w:rPr>
        <w:t xml:space="preserve">To test whether the </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-intercept of the regression line on the Verbal task was within the hypothesized range, the regression line was constructed.  The equation of this regression line was </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 xml:space="preserve"> = -2.97 + 3.46</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  The </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-intercept had a coordinate of .859, which was within the hypothesized range of .8 to .95.  To test whether the </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-intercept of the regression line on the </w:t>
      </w:r>
      <w:r w:rsidR="00FA27DE" w:rsidRPr="004B143D">
        <w:rPr>
          <w:rFonts w:ascii="Times New Roman" w:eastAsia="Times New Roman" w:hAnsi="Times New Roman" w:cs="Times New Roman"/>
          <w:sz w:val="24"/>
          <w:highlight w:val="white"/>
        </w:rPr>
        <w:t>kinesthetic</w:t>
      </w:r>
      <w:r w:rsidRPr="004B143D">
        <w:rPr>
          <w:rFonts w:ascii="Times New Roman" w:eastAsia="Times New Roman" w:hAnsi="Times New Roman" w:cs="Times New Roman"/>
          <w:sz w:val="24"/>
          <w:highlight w:val="white"/>
        </w:rPr>
        <w:t xml:space="preserve"> task was within the hypothesized range, the regression line was constructed.  The equation of this regression line was </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 xml:space="preserve"> = 2.2 - 5.54</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  The </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-intercept had a coordinate of .397, which was outside of the hypothesized range of .8 to .95.  To test whether the </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-intercept of the regression line on the Visual task was within the hypothesized range, the regression line was constructed.  The equation of this regression line was </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 xml:space="preserve"> = 5.6 - 7.89</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  The </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-intercept had a coordinate of .710, which was not within the hypothesized range of .8 to .95.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highlight w:val="white"/>
        </w:rPr>
        <w:t xml:space="preserve">To test the hypothesis that there was no difference between preferred difficulty levels for the three different tasks, </w:t>
      </w:r>
      <w:r w:rsidR="00FA27DE" w:rsidRPr="004B143D">
        <w:rPr>
          <w:rFonts w:ascii="Times New Roman" w:eastAsia="Times New Roman" w:hAnsi="Times New Roman" w:cs="Times New Roman"/>
          <w:sz w:val="24"/>
          <w:highlight w:val="white"/>
        </w:rPr>
        <w:t>within</w:t>
      </w:r>
      <w:r w:rsidRPr="004B143D">
        <w:rPr>
          <w:rFonts w:ascii="Times New Roman" w:eastAsia="Times New Roman" w:hAnsi="Times New Roman" w:cs="Times New Roman"/>
          <w:sz w:val="24"/>
          <w:highlight w:val="white"/>
        </w:rPr>
        <w:t xml:space="preserve">-subjects, repeated measures ANOVA test was run on the outcome percentages of each participant.  For this ANOVA, </w:t>
      </w:r>
      <w:proofErr w:type="gramStart"/>
      <w:r w:rsidRPr="004B143D">
        <w:rPr>
          <w:rFonts w:ascii="Times New Roman" w:eastAsia="Times New Roman" w:hAnsi="Times New Roman" w:cs="Times New Roman"/>
          <w:i/>
          <w:sz w:val="24"/>
          <w:highlight w:val="white"/>
        </w:rPr>
        <w:t>F</w:t>
      </w:r>
      <w:r w:rsidRPr="004B143D">
        <w:rPr>
          <w:rFonts w:ascii="Times New Roman" w:eastAsia="Times New Roman" w:hAnsi="Times New Roman" w:cs="Times New Roman"/>
          <w:sz w:val="24"/>
          <w:highlight w:val="white"/>
        </w:rPr>
        <w:t>(</w:t>
      </w:r>
      <w:proofErr w:type="gramEnd"/>
      <w:r w:rsidRPr="004B143D">
        <w:rPr>
          <w:rFonts w:ascii="Times New Roman" w:eastAsia="Times New Roman" w:hAnsi="Times New Roman" w:cs="Times New Roman"/>
          <w:sz w:val="24"/>
          <w:highlight w:val="white"/>
        </w:rPr>
        <w:t xml:space="preserve">2, 8) = 2.174,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 .176,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&gt; .05.  This result did not achieve significance, which was in agreement with hypothesis four.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Another question of importance for this study is whether learning continued to take place during the test session, and if so, at what rate?  </w:t>
      </w:r>
      <w:r w:rsidR="00FA27DE" w:rsidRPr="004B143D">
        <w:rPr>
          <w:rFonts w:ascii="Times New Roman" w:eastAsia="Times New Roman" w:hAnsi="Times New Roman" w:cs="Times New Roman"/>
          <w:sz w:val="24"/>
        </w:rPr>
        <w:t xml:space="preserve">Ideally no learning would take place, since that could confound the relationship between percentage correct and </w:t>
      </w:r>
      <w:r w:rsidR="00FA27DE" w:rsidRPr="004B143D">
        <w:rPr>
          <w:rFonts w:ascii="Times New Roman" w:eastAsia="Times New Roman" w:hAnsi="Times New Roman" w:cs="Times New Roman"/>
          <w:sz w:val="24"/>
          <w:highlight w:val="white"/>
        </w:rPr>
        <w:t xml:space="preserve">Δdiff as described above.  </w:t>
      </w:r>
      <w:r w:rsidRPr="004B143D">
        <w:rPr>
          <w:rFonts w:ascii="Times New Roman" w:eastAsia="Times New Roman" w:hAnsi="Times New Roman" w:cs="Times New Roman"/>
          <w:sz w:val="24"/>
          <w:highlight w:val="white"/>
        </w:rPr>
        <w:t xml:space="preserve">In order to test for the presence of learning, a linear regression was run on a </w:t>
      </w:r>
      <w:r w:rsidR="00FA27DE" w:rsidRPr="004B143D">
        <w:rPr>
          <w:rFonts w:ascii="Times New Roman" w:eastAsia="Times New Roman" w:hAnsi="Times New Roman" w:cs="Times New Roman"/>
          <w:sz w:val="24"/>
          <w:highlight w:val="white"/>
        </w:rPr>
        <w:t>scatter plot</w:t>
      </w:r>
      <w:r w:rsidRPr="004B143D">
        <w:rPr>
          <w:rFonts w:ascii="Times New Roman" w:eastAsia="Times New Roman" w:hAnsi="Times New Roman" w:cs="Times New Roman"/>
          <w:sz w:val="24"/>
          <w:highlight w:val="white"/>
        </w:rPr>
        <w:t xml:space="preserve"> of percentage correct vs. item number on test phase data.  If there was learning taking place, then one would expect the slope of the linear regression to be significantly greater than zero.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highlight w:val="white"/>
        </w:rPr>
        <w:t xml:space="preserve">To test whether learning occurred in the </w:t>
      </w:r>
      <w:r w:rsidR="00FA27DE" w:rsidRPr="004B143D">
        <w:rPr>
          <w:rFonts w:ascii="Times New Roman" w:eastAsia="Times New Roman" w:hAnsi="Times New Roman" w:cs="Times New Roman"/>
          <w:sz w:val="24"/>
          <w:highlight w:val="white"/>
        </w:rPr>
        <w:t>kinesthetic</w:t>
      </w:r>
      <w:r w:rsidRPr="004B143D">
        <w:rPr>
          <w:rFonts w:ascii="Times New Roman" w:eastAsia="Times New Roman" w:hAnsi="Times New Roman" w:cs="Times New Roman"/>
          <w:sz w:val="24"/>
          <w:highlight w:val="white"/>
        </w:rPr>
        <w:t xml:space="preserve"> task, a plot of index vs. outcome was generated for all </w:t>
      </w:r>
      <w:r w:rsidR="00FA27DE" w:rsidRPr="004B143D">
        <w:rPr>
          <w:rFonts w:ascii="Times New Roman" w:eastAsia="Times New Roman" w:hAnsi="Times New Roman" w:cs="Times New Roman"/>
          <w:sz w:val="24"/>
          <w:highlight w:val="white"/>
        </w:rPr>
        <w:t>kinesthetic</w:t>
      </w:r>
      <w:r w:rsidRPr="004B143D">
        <w:rPr>
          <w:rFonts w:ascii="Times New Roman" w:eastAsia="Times New Roman" w:hAnsi="Times New Roman" w:cs="Times New Roman"/>
          <w:sz w:val="24"/>
          <w:highlight w:val="white"/>
        </w:rPr>
        <w:t xml:space="preserve"> test data, and a regression was run.  No significant relationship was found, with </w:t>
      </w:r>
      <w:r w:rsidRPr="004B143D">
        <w:rPr>
          <w:rFonts w:ascii="Times New Roman" w:hAnsi="Times New Roman"/>
          <w:i/>
          <w:color w:val="252525"/>
          <w:sz w:val="24"/>
          <w:highlight w:val="white"/>
        </w:rPr>
        <w:t>β</w:t>
      </w:r>
      <w:r w:rsidRPr="004B143D">
        <w:rPr>
          <w:rFonts w:ascii="Times New Roman" w:hAnsi="Times New Roman"/>
          <w:b/>
          <w:color w:val="252525"/>
          <w:sz w:val="24"/>
          <w:highlight w:val="white"/>
        </w:rPr>
        <w:t xml:space="preserve"> </w:t>
      </w:r>
      <w:r w:rsidRPr="004B143D">
        <w:rPr>
          <w:rFonts w:ascii="Times New Roman" w:eastAsia="Times New Roman" w:hAnsi="Times New Roman" w:cs="Times New Roman"/>
          <w:sz w:val="24"/>
          <w:highlight w:val="white"/>
        </w:rPr>
        <w:t xml:space="preserve">= .003, </w:t>
      </w:r>
      <w:r w:rsidRPr="004B143D">
        <w:rPr>
          <w:rFonts w:ascii="Times New Roman" w:eastAsia="Times New Roman" w:hAnsi="Times New Roman" w:cs="Times New Roman"/>
          <w:i/>
          <w:sz w:val="24"/>
          <w:highlight w:val="white"/>
        </w:rPr>
        <w:t>R</w:t>
      </w:r>
      <w:r w:rsidRPr="004B143D">
        <w:rPr>
          <w:rFonts w:ascii="Times New Roman" w:eastAsia="Times New Roman" w:hAnsi="Times New Roman" w:cs="Times New Roman"/>
          <w:sz w:val="24"/>
          <w:highlight w:val="white"/>
          <w:vertAlign w:val="superscript"/>
        </w:rPr>
        <w:t>2</w:t>
      </w:r>
      <w:r w:rsidRPr="004B143D">
        <w:rPr>
          <w:rFonts w:ascii="Times New Roman" w:eastAsia="Times New Roman" w:hAnsi="Times New Roman" w:cs="Times New Roman"/>
          <w:sz w:val="24"/>
          <w:highlight w:val="white"/>
        </w:rPr>
        <w:t xml:space="preserve"> = .000,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 .969,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&gt; .05.  To test whether learning occurred in the Visual task, a plot of index vs. outcome was generated for all Visual test data, and a regression was run.  No significant relationship was found, with </w:t>
      </w:r>
      <w:r w:rsidRPr="004B143D">
        <w:rPr>
          <w:rFonts w:ascii="Times New Roman" w:hAnsi="Times New Roman"/>
          <w:i/>
          <w:color w:val="252525"/>
          <w:sz w:val="24"/>
          <w:highlight w:val="white"/>
        </w:rPr>
        <w:t>β</w:t>
      </w:r>
      <w:r w:rsidRPr="004B143D">
        <w:rPr>
          <w:rFonts w:ascii="Times New Roman" w:hAnsi="Times New Roman"/>
          <w:b/>
          <w:color w:val="252525"/>
          <w:sz w:val="24"/>
          <w:highlight w:val="white"/>
        </w:rPr>
        <w:t xml:space="preserve"> </w:t>
      </w:r>
      <w:r w:rsidRPr="004B143D">
        <w:rPr>
          <w:rFonts w:ascii="Times New Roman" w:eastAsia="Times New Roman" w:hAnsi="Times New Roman" w:cs="Times New Roman"/>
          <w:sz w:val="24"/>
          <w:highlight w:val="white"/>
        </w:rPr>
        <w:t xml:space="preserve">= -.051, </w:t>
      </w:r>
      <w:r w:rsidRPr="004B143D">
        <w:rPr>
          <w:rFonts w:ascii="Times New Roman" w:eastAsia="Times New Roman" w:hAnsi="Times New Roman" w:cs="Times New Roman"/>
          <w:i/>
          <w:sz w:val="24"/>
          <w:highlight w:val="white"/>
        </w:rPr>
        <w:t>R</w:t>
      </w:r>
      <w:r w:rsidRPr="004B143D">
        <w:rPr>
          <w:rFonts w:ascii="Times New Roman" w:eastAsia="Times New Roman" w:hAnsi="Times New Roman" w:cs="Times New Roman"/>
          <w:sz w:val="24"/>
          <w:highlight w:val="white"/>
          <w:vertAlign w:val="superscript"/>
        </w:rPr>
        <w:t>2</w:t>
      </w:r>
      <w:r w:rsidRPr="004B143D">
        <w:rPr>
          <w:rFonts w:ascii="Times New Roman" w:eastAsia="Times New Roman" w:hAnsi="Times New Roman" w:cs="Times New Roman"/>
          <w:sz w:val="24"/>
          <w:highlight w:val="white"/>
        </w:rPr>
        <w:t xml:space="preserve"> = .003,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 .539,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&gt; .05.  To test whether learning occurred in the Verbal task, a plot of index vs. outcome was generated for all Verbal test data, and a regression was run.  No significant relationship was found, with </w:t>
      </w:r>
      <w:r w:rsidRPr="004B143D">
        <w:rPr>
          <w:rFonts w:ascii="Times New Roman" w:hAnsi="Times New Roman"/>
          <w:i/>
          <w:color w:val="252525"/>
          <w:sz w:val="24"/>
          <w:highlight w:val="white"/>
        </w:rPr>
        <w:t>β</w:t>
      </w:r>
      <w:r w:rsidRPr="004B143D">
        <w:rPr>
          <w:rFonts w:ascii="Times New Roman" w:eastAsia="Times New Roman" w:hAnsi="Times New Roman" w:cs="Times New Roman"/>
          <w:sz w:val="24"/>
          <w:highlight w:val="white"/>
        </w:rPr>
        <w:t xml:space="preserve"> = -.322, </w:t>
      </w:r>
      <w:r w:rsidRPr="004B143D">
        <w:rPr>
          <w:rFonts w:ascii="Times New Roman" w:eastAsia="Times New Roman" w:hAnsi="Times New Roman" w:cs="Times New Roman"/>
          <w:i/>
          <w:sz w:val="24"/>
          <w:highlight w:val="white"/>
        </w:rPr>
        <w:t>R</w:t>
      </w:r>
      <w:r w:rsidRPr="004B143D">
        <w:rPr>
          <w:rFonts w:ascii="Times New Roman" w:eastAsia="Times New Roman" w:hAnsi="Times New Roman" w:cs="Times New Roman"/>
          <w:sz w:val="24"/>
          <w:highlight w:val="white"/>
          <w:vertAlign w:val="superscript"/>
        </w:rPr>
        <w:t>2</w:t>
      </w:r>
      <w:r w:rsidRPr="004B143D">
        <w:rPr>
          <w:rFonts w:ascii="Times New Roman" w:eastAsia="Times New Roman" w:hAnsi="Times New Roman" w:cs="Times New Roman"/>
          <w:sz w:val="24"/>
          <w:highlight w:val="white"/>
        </w:rPr>
        <w:t xml:space="preserve"> = .104,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 .371, </w:t>
      </w:r>
      <w:r w:rsidRPr="004B143D">
        <w:rPr>
          <w:rFonts w:ascii="Times New Roman" w:eastAsia="Times New Roman" w:hAnsi="Times New Roman" w:cs="Times New Roman"/>
          <w:i/>
          <w:sz w:val="24"/>
          <w:highlight w:val="white"/>
        </w:rPr>
        <w:t>p</w:t>
      </w:r>
      <w:r w:rsidRPr="004B143D">
        <w:rPr>
          <w:rFonts w:ascii="Times New Roman" w:eastAsia="Times New Roman" w:hAnsi="Times New Roman" w:cs="Times New Roman"/>
          <w:sz w:val="24"/>
          <w:highlight w:val="white"/>
        </w:rPr>
        <w:t xml:space="preserve"> &gt; .05.  </w:t>
      </w:r>
    </w:p>
    <w:p w:rsidR="00BB3C97" w:rsidRPr="004B143D" w:rsidRDefault="003F373E" w:rsidP="00512B80">
      <w:pPr>
        <w:pStyle w:val="Normal1"/>
        <w:spacing w:line="480" w:lineRule="auto"/>
        <w:jc w:val="center"/>
        <w:rPr>
          <w:rFonts w:ascii="Times New Roman" w:hAnsi="Times New Roman"/>
          <w:sz w:val="24"/>
        </w:rPr>
      </w:pPr>
      <w:r w:rsidRPr="004B143D">
        <w:rPr>
          <w:rFonts w:ascii="Times New Roman" w:eastAsia="Times New Roman" w:hAnsi="Times New Roman" w:cs="Times New Roman"/>
          <w:b/>
          <w:sz w:val="24"/>
        </w:rPr>
        <w:t>Discussion</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Though data was sparse for this experiment, there were some interesting patterns that emerged.  First of all, since the </w:t>
      </w:r>
      <w:r w:rsidRPr="004B143D">
        <w:rPr>
          <w:rFonts w:ascii="Times New Roman" w:eastAsia="Times New Roman" w:hAnsi="Times New Roman" w:cs="Times New Roman"/>
          <w:i/>
          <w:sz w:val="24"/>
        </w:rPr>
        <w:t>p</w:t>
      </w:r>
      <w:r w:rsidRPr="004B143D">
        <w:rPr>
          <w:rFonts w:ascii="Times New Roman" w:eastAsia="Times New Roman" w:hAnsi="Times New Roman" w:cs="Times New Roman"/>
          <w:sz w:val="24"/>
        </w:rPr>
        <w:t xml:space="preserve">-values for the beta coefficients approached significance in two of the three task types, it looks as though there is a relationship between percent correct and a user’s change in difficulty, lending some support to hypotheses one and two.  </w:t>
      </w:r>
      <w:commentRangeStart w:id="1616"/>
      <w:r w:rsidRPr="004B143D">
        <w:rPr>
          <w:rFonts w:ascii="Times New Roman" w:eastAsia="Times New Roman" w:hAnsi="Times New Roman" w:cs="Times New Roman"/>
          <w:sz w:val="24"/>
        </w:rPr>
        <w:t xml:space="preserve">This result agrees with all of the theories laid out in the introduction section.  </w:t>
      </w:r>
      <w:commentRangeEnd w:id="1616"/>
      <w:r w:rsidR="002918C2">
        <w:rPr>
          <w:rStyle w:val="CommentReference"/>
        </w:rPr>
        <w:commentReference w:id="1616"/>
      </w:r>
      <w:r w:rsidRPr="004B143D">
        <w:rPr>
          <w:rFonts w:ascii="Times New Roman" w:eastAsia="Times New Roman" w:hAnsi="Times New Roman" w:cs="Times New Roman"/>
          <w:sz w:val="24"/>
        </w:rPr>
        <w:t xml:space="preserve">In the full version of this experiment, we are hopeful that there will be significant values for these beta coefficients, which would indicate strong support of the hypothesis and provide experimental evidence for the flow theory, the formal theory of fun, and the zone of proximal development theory.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Second, there seems to be a lack of evidence for learning taking place after the beginning of the test </w:t>
      </w:r>
      <w:commentRangeStart w:id="1617"/>
      <w:r w:rsidRPr="004B143D">
        <w:rPr>
          <w:rFonts w:ascii="Times New Roman" w:eastAsia="Times New Roman" w:hAnsi="Times New Roman" w:cs="Times New Roman"/>
          <w:sz w:val="24"/>
        </w:rPr>
        <w:t>section</w:t>
      </w:r>
      <w:commentRangeEnd w:id="1617"/>
      <w:r w:rsidR="00B662A5">
        <w:rPr>
          <w:rStyle w:val="CommentReference"/>
        </w:rPr>
        <w:commentReference w:id="1617"/>
      </w:r>
      <w:r w:rsidRPr="004B143D">
        <w:rPr>
          <w:rFonts w:ascii="Times New Roman" w:eastAsia="Times New Roman" w:hAnsi="Times New Roman" w:cs="Times New Roman"/>
          <w:sz w:val="24"/>
        </w:rPr>
        <w:t xml:space="preserve">.  Once more data is available, we will run more types of tests to be sure.  These tests will include logistic as well as linear regressions, and generation of </w:t>
      </w:r>
      <w:r w:rsidRPr="004B143D">
        <w:rPr>
          <w:rFonts w:ascii="Times New Roman" w:eastAsia="Times New Roman" w:hAnsi="Times New Roman" w:cs="Times New Roman"/>
          <w:i/>
          <w:sz w:val="24"/>
        </w:rPr>
        <w:t>a posteriori</w:t>
      </w:r>
      <w:r w:rsidRPr="004B143D">
        <w:rPr>
          <w:rFonts w:ascii="Times New Roman" w:eastAsia="Times New Roman" w:hAnsi="Times New Roman" w:cs="Times New Roman"/>
          <w:sz w:val="24"/>
        </w:rPr>
        <w:t xml:space="preserve"> logistic curves using bootstrapping.</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Third, it appears that we overestimated the percentage correct that participants preferred on tasks.  Few participants scored above 80% at their preferred difficulty level, and the average percent correct of 72.3% is distinctly lower than the 80% - 95% hypothesized range.  Additionally, the regressions of percent correct vs.</w:t>
      </w:r>
      <w:commentRangeStart w:id="1618"/>
      <w:r w:rsidRPr="004B143D">
        <w:rPr>
          <w:rFonts w:ascii="Times New Roman" w:eastAsia="Times New Roman" w:hAnsi="Times New Roman" w:cs="Times New Roman"/>
          <w:sz w:val="24"/>
        </w:rPr>
        <w:t xml:space="preserve"> </w:t>
      </w:r>
      <w:r w:rsidRPr="004B143D">
        <w:rPr>
          <w:rFonts w:ascii="Times New Roman" w:eastAsia="Times New Roman" w:hAnsi="Times New Roman" w:cs="Times New Roman"/>
          <w:sz w:val="24"/>
          <w:highlight w:val="white"/>
        </w:rPr>
        <w:t xml:space="preserve">Δdiff intersected the </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-axes at lower values than expected.  </w:t>
      </w:r>
      <w:commentRangeEnd w:id="1618"/>
      <w:r w:rsidR="00B662A5">
        <w:rPr>
          <w:rStyle w:val="CommentReference"/>
        </w:rPr>
        <w:commentReference w:id="1618"/>
      </w:r>
      <w:r w:rsidRPr="004B143D">
        <w:rPr>
          <w:rFonts w:ascii="Times New Roman" w:eastAsia="Times New Roman" w:hAnsi="Times New Roman" w:cs="Times New Roman"/>
          <w:sz w:val="24"/>
          <w:highlight w:val="white"/>
        </w:rPr>
        <w:t xml:space="preserve">The </w:t>
      </w:r>
      <w:r w:rsidRPr="004B143D">
        <w:rPr>
          <w:rFonts w:ascii="Times New Roman" w:eastAsia="Times New Roman" w:hAnsi="Times New Roman" w:cs="Times New Roman"/>
          <w:i/>
          <w:sz w:val="24"/>
          <w:highlight w:val="white"/>
        </w:rPr>
        <w:t>x</w:t>
      </w:r>
      <w:r w:rsidRPr="004B143D">
        <w:rPr>
          <w:rFonts w:ascii="Times New Roman" w:eastAsia="Times New Roman" w:hAnsi="Times New Roman" w:cs="Times New Roman"/>
          <w:sz w:val="24"/>
          <w:highlight w:val="white"/>
        </w:rPr>
        <w:t xml:space="preserve">-value of 39.7% for the kinesthetic task was especially noteworthy.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It was intended that the data from the practice phase of each trial would be used to attempt to construct a logistic function relating difficulty level to percentage correct for each participant using the maximum </w:t>
      </w:r>
      <w:r w:rsidRPr="004B143D">
        <w:rPr>
          <w:rFonts w:ascii="Times New Roman" w:eastAsia="Times New Roman" w:hAnsi="Times New Roman" w:cs="Times New Roman"/>
          <w:i/>
          <w:sz w:val="24"/>
        </w:rPr>
        <w:t>a posteriori</w:t>
      </w:r>
      <w:r w:rsidRPr="004B143D">
        <w:rPr>
          <w:rFonts w:ascii="Times New Roman" w:eastAsia="Times New Roman" w:hAnsi="Times New Roman" w:cs="Times New Roman"/>
          <w:sz w:val="24"/>
        </w:rPr>
        <w:t xml:space="preserve"> method.  This method uses </w:t>
      </w:r>
      <w:commentRangeStart w:id="1619"/>
      <w:r w:rsidRPr="004B143D">
        <w:rPr>
          <w:rFonts w:ascii="Times New Roman" w:eastAsia="Times New Roman" w:hAnsi="Times New Roman" w:cs="Times New Roman"/>
          <w:sz w:val="24"/>
        </w:rPr>
        <w:t xml:space="preserve">Bayesian reasoning </w:t>
      </w:r>
      <w:commentRangeEnd w:id="1619"/>
      <w:r w:rsidR="002918C2">
        <w:rPr>
          <w:rStyle w:val="CommentReference"/>
        </w:rPr>
        <w:commentReference w:id="1619"/>
      </w:r>
      <w:r w:rsidRPr="004B143D">
        <w:rPr>
          <w:rFonts w:ascii="Times New Roman" w:eastAsia="Times New Roman" w:hAnsi="Times New Roman" w:cs="Times New Roman"/>
          <w:sz w:val="24"/>
        </w:rPr>
        <w:t xml:space="preserve">to establish parameters of a </w:t>
      </w:r>
      <w:r w:rsidR="00FA27DE" w:rsidRPr="004B143D">
        <w:rPr>
          <w:rFonts w:ascii="Times New Roman" w:eastAsia="Times New Roman" w:hAnsi="Times New Roman" w:cs="Times New Roman"/>
          <w:sz w:val="24"/>
        </w:rPr>
        <w:t>distribution that</w:t>
      </w:r>
      <w:r w:rsidRPr="004B143D">
        <w:rPr>
          <w:rFonts w:ascii="Times New Roman" w:eastAsia="Times New Roman" w:hAnsi="Times New Roman" w:cs="Times New Roman"/>
          <w:sz w:val="24"/>
        </w:rPr>
        <w:t xml:space="preserve"> generate the highest likelihood of a given set of observations.  For each item in phase one, a participant will have a difficulty level and either a success or failure (coded as a 1 or a 0).  </w:t>
      </w:r>
      <w:commentRangeStart w:id="1620"/>
      <w:r w:rsidRPr="004B143D">
        <w:rPr>
          <w:rFonts w:ascii="Times New Roman" w:eastAsia="Times New Roman" w:hAnsi="Times New Roman" w:cs="Times New Roman"/>
          <w:sz w:val="24"/>
        </w:rPr>
        <w:t>As described in the first part of the introduction, it is assumed that the function relating difficulty level and chance of success is logistic</w:t>
      </w:r>
      <w:commentRangeEnd w:id="1620"/>
      <w:r w:rsidR="002918C2">
        <w:rPr>
          <w:rStyle w:val="CommentReference"/>
        </w:rPr>
        <w:commentReference w:id="1620"/>
      </w:r>
      <w:r w:rsidRPr="004B143D">
        <w:rPr>
          <w:rFonts w:ascii="Times New Roman" w:eastAsia="Times New Roman" w:hAnsi="Times New Roman" w:cs="Times New Roman"/>
          <w:sz w:val="24"/>
        </w:rPr>
        <w:t xml:space="preserve">.  Any logistic function can be completely described by a mean and a shape parameter.  For each combination of mean and shape parameter, it is possible to generate a likelihood that the participant’s responses would be the given set of successes and failures.  By examining this likelihood function over the set of all means and shape parameters, it might have been possible through search methods to find it and use it to predict how hard a task would actually be to a user.  </w:t>
      </w:r>
    </w:p>
    <w:p w:rsidR="0050710C" w:rsidRDefault="002918C2">
      <w:pPr>
        <w:pStyle w:val="Normal1"/>
        <w:spacing w:line="480" w:lineRule="auto"/>
        <w:rPr>
          <w:ins w:id="1621" w:author="Unknown" w:date="2014-11-09T10:34:00Z"/>
          <w:rFonts w:ascii="Times New Roman" w:eastAsia="Times New Roman" w:hAnsi="Times New Roman" w:cs="Times New Roman"/>
          <w:sz w:val="24"/>
        </w:rPr>
        <w:pPrChange w:id="1622" w:author="Unknown" w:date="2014-11-09T10:34:00Z">
          <w:pPr>
            <w:pStyle w:val="Normal1"/>
            <w:spacing w:line="480" w:lineRule="auto"/>
            <w:ind w:firstLine="720"/>
          </w:pPr>
        </w:pPrChange>
      </w:pPr>
      <w:ins w:id="1623" w:author="Unknown" w:date="2014-11-09T10:34:00Z">
        <w:r>
          <w:rPr>
            <w:rFonts w:ascii="Times New Roman" w:eastAsia="Times New Roman" w:hAnsi="Times New Roman" w:cs="Times New Roman"/>
            <w:sz w:val="24"/>
          </w:rPr>
          <w:t>Limitations</w:t>
        </w:r>
      </w:ins>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However, it turns out that participants did not generate enough of the right kinds of data to pin down such a function.  In order to generate this function, more practice data at more varied difficulty levels would be needed.  The author is contemplating ways to coax this data from users for the full study.  One such way would be to take control of the difficulty slider away from the participant until we have achieved enough data to construct a reliable curve.  However, this would lengthen the time commitment of a participant and likely cause a lower completion rate among respondents.  </w:t>
      </w:r>
    </w:p>
    <w:p w:rsidR="00BB3C97" w:rsidRPr="004B143D" w:rsidRDefault="003F373E">
      <w:pPr>
        <w:pStyle w:val="Normal1"/>
        <w:spacing w:line="480" w:lineRule="auto"/>
        <w:ind w:firstLine="720"/>
        <w:rPr>
          <w:rFonts w:ascii="Times New Roman" w:hAnsi="Times New Roman"/>
          <w:sz w:val="24"/>
        </w:rPr>
      </w:pPr>
      <w:commentRangeStart w:id="1624"/>
      <w:r w:rsidRPr="004B143D">
        <w:rPr>
          <w:rFonts w:ascii="Times New Roman" w:eastAsia="Times New Roman" w:hAnsi="Times New Roman" w:cs="Times New Roman"/>
          <w:sz w:val="24"/>
        </w:rPr>
        <w:t xml:space="preserve">The sample for this study leaves much to be desired. </w:t>
      </w:r>
      <w:commentRangeEnd w:id="1624"/>
      <w:r w:rsidR="002918C2">
        <w:rPr>
          <w:rStyle w:val="CommentReference"/>
        </w:rPr>
        <w:commentReference w:id="1624"/>
      </w:r>
      <w:r w:rsidRPr="004B143D">
        <w:rPr>
          <w:rFonts w:ascii="Times New Roman" w:eastAsia="Times New Roman" w:hAnsi="Times New Roman" w:cs="Times New Roman"/>
          <w:sz w:val="24"/>
        </w:rPr>
        <w:t xml:space="preserve"> First of all, the size will need to be increased.  We will seek more volunteers from more communities in the future.  The IRB has given this study approval to seek volunteers from Reddit, Craigslist and the NDNU campus, so it should be easy to reach more people for the next round of data.  </w:t>
      </w:r>
    </w:p>
    <w:p w:rsidR="00BB3C97" w:rsidRPr="004B143D" w:rsidRDefault="003F373E">
      <w:pPr>
        <w:pStyle w:val="Normal1"/>
        <w:spacing w:line="480" w:lineRule="auto"/>
        <w:ind w:firstLine="720"/>
        <w:rPr>
          <w:rFonts w:ascii="Times New Roman" w:hAnsi="Times New Roman"/>
          <w:sz w:val="24"/>
        </w:rPr>
      </w:pPr>
      <w:r w:rsidRPr="004B143D">
        <w:rPr>
          <w:rFonts w:ascii="Times New Roman" w:eastAsia="Times New Roman" w:hAnsi="Times New Roman" w:cs="Times New Roman"/>
          <w:sz w:val="24"/>
        </w:rPr>
        <w:t xml:space="preserve">A second problem in the sample is the skew toward individuals who spend significant time playing video games.  The most likely reason for this skew was in the presentation of the study - for instance, the name of the website included the words “video game”, and that likely caused non-gamers to believe that they were not qualified to take part.  For the next round of data, the messaging will be tweaked to put less emphasis on the “video game” aspect.  We hope that this will reduce the skew in the sample.  </w:t>
      </w:r>
    </w:p>
    <w:p w:rsidR="00512B80" w:rsidRDefault="003F373E" w:rsidP="00512B80">
      <w:pPr>
        <w:pStyle w:val="Normal1"/>
        <w:spacing w:line="480" w:lineRule="auto"/>
        <w:ind w:firstLine="720"/>
        <w:rPr>
          <w:rFonts w:ascii="Times New Roman" w:eastAsia="Times New Roman" w:hAnsi="Times New Roman" w:cs="Times New Roman"/>
          <w:sz w:val="24"/>
          <w:highlight w:val="white"/>
        </w:rPr>
      </w:pPr>
      <w:r w:rsidRPr="004B143D">
        <w:rPr>
          <w:rFonts w:ascii="Times New Roman" w:eastAsia="Times New Roman" w:hAnsi="Times New Roman" w:cs="Times New Roman"/>
          <w:sz w:val="24"/>
          <w:highlight w:val="white"/>
        </w:rPr>
        <w:t>Since this study assumed that frustration is an integral aspect of fun, it would follow that an individual’s sensitivity to frustration should impact that in</w:t>
      </w:r>
      <w:r w:rsidRPr="004B143D">
        <w:rPr>
          <w:rFonts w:ascii="Times New Roman" w:eastAsia="Times New Roman" w:hAnsi="Times New Roman" w:cs="Times New Roman"/>
          <w:sz w:val="24"/>
        </w:rPr>
        <w:t>dividual’s preferred difficulty level.</w:t>
      </w:r>
      <w:r w:rsidR="00512B80">
        <w:rPr>
          <w:rFonts w:ascii="Times New Roman" w:eastAsia="Times New Roman" w:hAnsi="Times New Roman" w:cs="Times New Roman"/>
          <w:sz w:val="24"/>
        </w:rPr>
        <w:t xml:space="preserve">  </w:t>
      </w:r>
      <w:r w:rsidRPr="004B143D">
        <w:rPr>
          <w:rFonts w:ascii="Times New Roman" w:eastAsia="Times New Roman" w:hAnsi="Times New Roman" w:cs="Times New Roman"/>
          <w:sz w:val="24"/>
        </w:rPr>
        <w:t>Specifically, according to this model those who are prone to frustration would prefer a higher percentage correct on a task.  Szalma &amp; Taylor (2011) found that the personality trait of neuroticism correlated with frustration for dealing with automation.  Similarly, the author of the current paper would hypothesize that high measures on the neuroticism trait would</w:t>
      </w:r>
      <w:r w:rsidRPr="004B143D">
        <w:rPr>
          <w:rFonts w:ascii="Times New Roman" w:eastAsia="Times New Roman" w:hAnsi="Times New Roman" w:cs="Times New Roman"/>
          <w:sz w:val="24"/>
          <w:highlight w:val="white"/>
        </w:rPr>
        <w:t xml:space="preserve"> correlate with preferences for higher percentages correct on a task.  </w:t>
      </w:r>
      <w:commentRangeStart w:id="1625"/>
      <w:r w:rsidRPr="004B143D">
        <w:rPr>
          <w:rFonts w:ascii="Times New Roman" w:eastAsia="Times New Roman" w:hAnsi="Times New Roman" w:cs="Times New Roman"/>
          <w:sz w:val="24"/>
          <w:highlight w:val="white"/>
        </w:rPr>
        <w:t>Future studies will seek to establish this correlation</w:t>
      </w:r>
      <w:commentRangeEnd w:id="1625"/>
      <w:r w:rsidR="002918C2">
        <w:rPr>
          <w:rStyle w:val="CommentReference"/>
        </w:rPr>
        <w:commentReference w:id="1625"/>
      </w:r>
      <w:r w:rsidRPr="004B143D">
        <w:rPr>
          <w:rFonts w:ascii="Times New Roman" w:eastAsia="Times New Roman" w:hAnsi="Times New Roman" w:cs="Times New Roman"/>
          <w:sz w:val="24"/>
          <w:highlight w:val="white"/>
        </w:rPr>
        <w:t xml:space="preserve">.  </w:t>
      </w:r>
    </w:p>
    <w:p w:rsidR="00512B80" w:rsidRDefault="00512B80">
      <w:pPr>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br w:type="page"/>
      </w:r>
    </w:p>
    <w:p w:rsidR="00BB3C97" w:rsidRPr="004B143D" w:rsidRDefault="003F373E" w:rsidP="00512B80">
      <w:pPr>
        <w:pStyle w:val="Normal1"/>
        <w:spacing w:line="480" w:lineRule="auto"/>
        <w:ind w:firstLine="720"/>
        <w:jc w:val="center"/>
        <w:rPr>
          <w:rFonts w:ascii="Times New Roman" w:hAnsi="Times New Roman"/>
          <w:sz w:val="24"/>
        </w:rPr>
      </w:pPr>
      <w:r w:rsidRPr="004B143D">
        <w:rPr>
          <w:rFonts w:ascii="Times New Roman" w:eastAsia="Times New Roman" w:hAnsi="Times New Roman" w:cs="Times New Roman"/>
          <w:b/>
          <w:sz w:val="24"/>
          <w:highlight w:val="white"/>
        </w:rPr>
        <w:t>References</w:t>
      </w:r>
    </w:p>
    <w:p w:rsidR="00BB3C97" w:rsidRPr="004B143D" w:rsidRDefault="003F373E">
      <w:pPr>
        <w:pStyle w:val="Normal1"/>
        <w:spacing w:line="480" w:lineRule="auto"/>
        <w:ind w:left="720" w:hanging="719"/>
        <w:rPr>
          <w:rFonts w:ascii="Times New Roman" w:hAnsi="Times New Roman"/>
          <w:sz w:val="24"/>
        </w:rPr>
      </w:pPr>
      <w:proofErr w:type="gramStart"/>
      <w:r w:rsidRPr="004B143D">
        <w:rPr>
          <w:rFonts w:ascii="Times New Roman" w:eastAsia="Times New Roman" w:hAnsi="Times New Roman" w:cs="Times New Roman"/>
          <w:sz w:val="24"/>
          <w:highlight w:val="white"/>
        </w:rPr>
        <w:t>Amos, S. (2013).</w:t>
      </w:r>
      <w:proofErr w:type="gramEnd"/>
      <w:r w:rsidRPr="004B143D">
        <w:rPr>
          <w:rFonts w:ascii="Times New Roman" w:eastAsia="Times New Roman" w:hAnsi="Times New Roman" w:cs="Times New Roman"/>
          <w:sz w:val="24"/>
          <w:highlight w:val="white"/>
        </w:rPr>
        <w:t xml:space="preserve"> “Watch: Gamification goes Mainstream”. Retrieved November 26, 2013 from http://www.huffingtonpost.com/shawn-amos/watch-gamification-goes-m_b_3950834.html</w:t>
      </w:r>
    </w:p>
    <w:p w:rsidR="00C01780" w:rsidRPr="00C01780" w:rsidRDefault="003F373E" w:rsidP="00C01780">
      <w:pPr>
        <w:pStyle w:val="Normal1"/>
        <w:spacing w:line="480" w:lineRule="auto"/>
        <w:ind w:left="720" w:hanging="719"/>
        <w:rPr>
          <w:rFonts w:ascii="Times New Roman" w:eastAsia="Times New Roman" w:hAnsi="Times New Roman" w:cs="Times New Roman"/>
          <w:sz w:val="24"/>
          <w:rPrChange w:id="1626" w:author="Jeff Greenfield" w:date="2014-11-22T20:29:00Z">
            <w:rPr>
              <w:rFonts w:ascii="Times New Roman" w:hAnsi="Times New Roman"/>
              <w:sz w:val="24"/>
            </w:rPr>
          </w:rPrChange>
        </w:rPr>
        <w:pPrChange w:id="1627" w:author="Jeff Greenfield" w:date="2014-11-22T20:29:00Z">
          <w:pPr>
            <w:pStyle w:val="Normal1"/>
            <w:spacing w:line="480" w:lineRule="auto"/>
            <w:ind w:left="720" w:hanging="719"/>
          </w:pPr>
        </w:pPrChange>
      </w:pPr>
      <w:proofErr w:type="gramStart"/>
      <w:r w:rsidRPr="004B143D">
        <w:rPr>
          <w:rFonts w:ascii="Times New Roman" w:eastAsia="Times New Roman" w:hAnsi="Times New Roman" w:cs="Times New Roman"/>
          <w:sz w:val="24"/>
          <w:highlight w:val="white"/>
        </w:rPr>
        <w:t>Barbe, W. B., &amp; Swassing, R. H. (1979).</w:t>
      </w:r>
      <w:proofErr w:type="gramEnd"/>
      <w:r w:rsidRPr="004B143D">
        <w:rPr>
          <w:rFonts w:ascii="Times New Roman" w:eastAsia="Times New Roman" w:hAnsi="Times New Roman" w:cs="Times New Roman"/>
          <w:sz w:val="24"/>
          <w:highlight w:val="white"/>
        </w:rPr>
        <w:t xml:space="preserve"> </w:t>
      </w:r>
      <w:r w:rsidRPr="004B143D">
        <w:rPr>
          <w:rFonts w:ascii="Times New Roman" w:eastAsia="Times New Roman" w:hAnsi="Times New Roman" w:cs="Times New Roman"/>
          <w:i/>
          <w:sz w:val="24"/>
          <w:highlight w:val="white"/>
        </w:rPr>
        <w:t>Swassing Barbe Modality Index: SBMI</w:t>
      </w:r>
      <w:r w:rsidRPr="004B143D">
        <w:rPr>
          <w:rFonts w:ascii="Times New Roman" w:eastAsia="Times New Roman" w:hAnsi="Times New Roman" w:cs="Times New Roman"/>
          <w:sz w:val="24"/>
          <w:highlight w:val="white"/>
        </w:rPr>
        <w:t xml:space="preserve">. Zaner-Bloser </w:t>
      </w:r>
      <w:r w:rsidR="00BD4038" w:rsidRPr="00C01780">
        <w:rPr>
          <w:rFonts w:ascii="Times New Roman" w:eastAsia="Times New Roman" w:hAnsi="Times New Roman" w:cs="Times New Roman"/>
          <w:sz w:val="24"/>
          <w:highlight w:val="white"/>
          <w:rPrChange w:id="1628" w:author="Jeff Greenfield" w:date="2014-11-22T20:29:00Z">
            <w:rPr>
              <w:rFonts w:ascii="Times New Roman" w:eastAsia="Times New Roman" w:hAnsi="Times New Roman" w:cs="Times New Roman"/>
              <w:sz w:val="24"/>
              <w:szCs w:val="16"/>
              <w:highlight w:val="white"/>
            </w:rPr>
          </w:rPrChange>
        </w:rPr>
        <w:t>Incorporated.</w:t>
      </w:r>
    </w:p>
    <w:p w:rsidR="0050710C" w:rsidRDefault="00BD4038">
      <w:pPr>
        <w:spacing w:line="480" w:lineRule="auto"/>
        <w:ind w:left="720" w:hanging="719"/>
        <w:rPr>
          <w:ins w:id="1629" w:author="Unknown" w:date="2014-11-22T14:27:00Z"/>
          <w:rFonts w:ascii="Times New Roman" w:hAnsi="Times New Roman"/>
          <w:color w:val="auto"/>
          <w:sz w:val="24"/>
          <w:szCs w:val="20"/>
          <w:rPrChange w:id="1630" w:author="Unknown" w:date="2014-11-22T14:27:00Z">
            <w:rPr>
              <w:ins w:id="1631" w:author="Unknown" w:date="2014-11-22T14:27:00Z"/>
              <w:rFonts w:ascii="Times" w:hAnsi="Times"/>
              <w:color w:val="auto"/>
              <w:sz w:val="20"/>
              <w:szCs w:val="20"/>
            </w:rPr>
          </w:rPrChange>
        </w:rPr>
        <w:pPrChange w:id="1632" w:author="Unknown" w:date="2014-11-22T14:27:00Z">
          <w:pPr/>
        </w:pPrChange>
      </w:pPr>
      <w:ins w:id="1633" w:author="Unknown" w:date="2014-11-22T14:27:00Z">
        <w:r w:rsidRPr="00BD4038">
          <w:rPr>
            <w:rFonts w:ascii="Times New Roman" w:hAnsi="Times New Roman"/>
            <w:sz w:val="24"/>
            <w:szCs w:val="22"/>
            <w:shd w:val="clear" w:color="auto" w:fill="F2F2F2"/>
            <w:rPrChange w:id="1634" w:author="Unknown" w:date="2014-11-22T14:27:00Z">
              <w:rPr>
                <w:rFonts w:ascii="Helvetica Neue" w:hAnsi="Helvetica Neue"/>
                <w:sz w:val="16"/>
                <w:szCs w:val="22"/>
                <w:shd w:val="clear" w:color="auto" w:fill="F2F2F2"/>
              </w:rPr>
            </w:rPrChange>
          </w:rPr>
          <w:t>Csikszentmihalyi, M</w:t>
        </w:r>
        <w:del w:id="1635" w:author="Jeff Greenfield" w:date="2014-11-22T16:27:00Z">
          <w:r w:rsidRPr="00BD4038" w:rsidDel="00E737C3">
            <w:rPr>
              <w:rFonts w:ascii="Times New Roman" w:hAnsi="Times New Roman"/>
              <w:sz w:val="24"/>
              <w:szCs w:val="22"/>
              <w:shd w:val="clear" w:color="auto" w:fill="F2F2F2"/>
              <w:rPrChange w:id="1636" w:author="Unknown" w:date="2014-11-22T14:27:00Z">
                <w:rPr>
                  <w:rFonts w:ascii="Helvetica Neue" w:hAnsi="Helvetica Neue"/>
                  <w:sz w:val="16"/>
                  <w:szCs w:val="22"/>
                  <w:shd w:val="clear" w:color="auto" w:fill="F2F2F2"/>
                </w:rPr>
              </w:rPrChange>
            </w:rPr>
            <w:delText>ihaly</w:delText>
          </w:r>
        </w:del>
        <w:r w:rsidRPr="00BD4038">
          <w:rPr>
            <w:rFonts w:ascii="Times New Roman" w:hAnsi="Times New Roman"/>
            <w:sz w:val="24"/>
            <w:szCs w:val="22"/>
            <w:shd w:val="clear" w:color="auto" w:fill="F2F2F2"/>
            <w:rPrChange w:id="1637" w:author="Unknown" w:date="2014-11-22T14:27:00Z">
              <w:rPr>
                <w:rFonts w:ascii="Helvetica Neue" w:hAnsi="Helvetica Neue"/>
                <w:sz w:val="16"/>
                <w:szCs w:val="22"/>
                <w:shd w:val="clear" w:color="auto" w:fill="F2F2F2"/>
              </w:rPr>
            </w:rPrChange>
          </w:rPr>
          <w:t>. "Enjoyment and the Quality of Life."</w:t>
        </w:r>
        <w:r w:rsidRPr="00BD4038">
          <w:rPr>
            <w:rFonts w:ascii="Times New Roman" w:hAnsi="Times New Roman"/>
            <w:sz w:val="24"/>
            <w:rPrChange w:id="1638" w:author="Unknown" w:date="2014-11-22T14:27:00Z">
              <w:rPr>
                <w:rFonts w:ascii="Helvetica Neue" w:hAnsi="Helvetica Neue"/>
                <w:sz w:val="16"/>
                <w:szCs w:val="16"/>
              </w:rPr>
            </w:rPrChange>
          </w:rPr>
          <w:t> </w:t>
        </w:r>
        <w:r w:rsidRPr="00BD4038">
          <w:rPr>
            <w:rFonts w:ascii="Times New Roman" w:hAnsi="Times New Roman"/>
            <w:i/>
            <w:sz w:val="24"/>
            <w:szCs w:val="22"/>
            <w:shd w:val="clear" w:color="auto" w:fill="F2F2F2"/>
            <w:rPrChange w:id="1639" w:author="Unknown" w:date="2014-11-22T14:27:00Z">
              <w:rPr>
                <w:rFonts w:ascii="Helvetica Neue" w:hAnsi="Helvetica Neue"/>
                <w:i/>
                <w:sz w:val="16"/>
                <w:szCs w:val="22"/>
                <w:shd w:val="clear" w:color="auto" w:fill="F2F2F2"/>
              </w:rPr>
            </w:rPrChange>
          </w:rPr>
          <w:t>Flow: The Psychology of Optimal Experience</w:t>
        </w:r>
        <w:r w:rsidRPr="00BD4038">
          <w:rPr>
            <w:rFonts w:ascii="Times New Roman" w:hAnsi="Times New Roman"/>
            <w:sz w:val="24"/>
            <w:szCs w:val="22"/>
            <w:shd w:val="clear" w:color="auto" w:fill="F2F2F2"/>
            <w:rPrChange w:id="1640" w:author="Unknown" w:date="2014-11-22T14:27:00Z">
              <w:rPr>
                <w:rFonts w:ascii="Helvetica Neue" w:hAnsi="Helvetica Neue"/>
                <w:sz w:val="16"/>
                <w:szCs w:val="22"/>
                <w:shd w:val="clear" w:color="auto" w:fill="F2F2F2"/>
              </w:rPr>
            </w:rPrChange>
          </w:rPr>
          <w:t xml:space="preserve">. New York: Harper &amp; Row, 1990. 43-70. </w:t>
        </w:r>
        <w:proofErr w:type="gramStart"/>
        <w:r w:rsidRPr="00BD4038">
          <w:rPr>
            <w:rFonts w:ascii="Times New Roman" w:hAnsi="Times New Roman"/>
            <w:sz w:val="24"/>
            <w:szCs w:val="22"/>
            <w:shd w:val="clear" w:color="auto" w:fill="F2F2F2"/>
            <w:rPrChange w:id="1641" w:author="Unknown" w:date="2014-11-22T14:27:00Z">
              <w:rPr>
                <w:rFonts w:ascii="Helvetica Neue" w:hAnsi="Helvetica Neue"/>
                <w:sz w:val="16"/>
                <w:szCs w:val="22"/>
                <w:shd w:val="clear" w:color="auto" w:fill="F2F2F2"/>
              </w:rPr>
            </w:rPrChange>
          </w:rPr>
          <w:t>Print</w:t>
        </w:r>
        <w:proofErr w:type="gramEnd"/>
        <w:r w:rsidRPr="00BD4038">
          <w:rPr>
            <w:rFonts w:ascii="Times New Roman" w:hAnsi="Times New Roman"/>
            <w:sz w:val="24"/>
            <w:szCs w:val="22"/>
            <w:shd w:val="clear" w:color="auto" w:fill="F2F2F2"/>
            <w:rPrChange w:id="1642" w:author="Unknown" w:date="2014-11-22T14:27:00Z">
              <w:rPr>
                <w:rFonts w:ascii="Helvetica Neue" w:hAnsi="Helvetica Neue"/>
                <w:sz w:val="16"/>
                <w:szCs w:val="22"/>
                <w:shd w:val="clear" w:color="auto" w:fill="F2F2F2"/>
              </w:rPr>
            </w:rPrChange>
          </w:rPr>
          <w:t>.</w:t>
        </w:r>
      </w:ins>
    </w:p>
    <w:p w:rsidR="00BB3C97" w:rsidRPr="004B143D" w:rsidDel="009E52A4" w:rsidRDefault="003F373E">
      <w:pPr>
        <w:pStyle w:val="Normal1"/>
        <w:spacing w:line="480" w:lineRule="auto"/>
        <w:ind w:left="720" w:hanging="719"/>
        <w:rPr>
          <w:del w:id="1643" w:author="Unknown"/>
          <w:rFonts w:ascii="Times New Roman" w:hAnsi="Times New Roman"/>
          <w:sz w:val="24"/>
        </w:rPr>
      </w:pPr>
      <w:commentRangeStart w:id="1644"/>
      <w:del w:id="1645" w:author="Unknown">
        <w:r w:rsidRPr="004B143D" w:rsidDel="009E52A4">
          <w:rPr>
            <w:rFonts w:ascii="Times New Roman" w:eastAsia="Times New Roman" w:hAnsi="Times New Roman" w:cs="Times New Roman"/>
            <w:sz w:val="24"/>
            <w:highlight w:val="white"/>
          </w:rPr>
          <w:delText xml:space="preserve">Csikszentmihalyi, M. (1990). </w:delText>
        </w:r>
        <w:r w:rsidRPr="004B143D" w:rsidDel="009E52A4">
          <w:rPr>
            <w:rFonts w:ascii="Times New Roman" w:eastAsia="Times New Roman" w:hAnsi="Times New Roman" w:cs="Times New Roman"/>
            <w:i/>
            <w:sz w:val="24"/>
            <w:highlight w:val="white"/>
          </w:rPr>
          <w:delText>Flow: The psychology of optimal experience</w:delText>
        </w:r>
        <w:r w:rsidRPr="004B143D" w:rsidDel="009E52A4">
          <w:rPr>
            <w:rFonts w:ascii="Times New Roman" w:eastAsia="Times New Roman" w:hAnsi="Times New Roman" w:cs="Times New Roman"/>
            <w:sz w:val="24"/>
            <w:highlight w:val="white"/>
          </w:rPr>
          <w:delText>. New York, NY: Harper &amp; Row.</w:delText>
        </w:r>
      </w:del>
    </w:p>
    <w:p w:rsidR="00E737C3" w:rsidRPr="00E737C3" w:rsidRDefault="003F373E" w:rsidP="00E737C3">
      <w:pPr>
        <w:spacing w:line="480" w:lineRule="auto"/>
        <w:ind w:left="720" w:hanging="720"/>
        <w:rPr>
          <w:rFonts w:ascii="Times New Roman" w:eastAsia="Times New Roman" w:hAnsi="Times New Roman" w:cs="Times New Roman"/>
          <w:sz w:val="24"/>
          <w:rPrChange w:id="1646" w:author="Jeff Greenfield" w:date="2014-11-22T16:26:00Z">
            <w:rPr>
              <w:rFonts w:ascii="Times New Roman" w:hAnsi="Times New Roman"/>
              <w:sz w:val="24"/>
            </w:rPr>
          </w:rPrChange>
        </w:rPr>
        <w:pPrChange w:id="1647" w:author="Jeff Greenfield" w:date="2014-11-22T16:27:00Z">
          <w:pPr>
            <w:pStyle w:val="Normal1"/>
            <w:spacing w:line="480" w:lineRule="auto"/>
            <w:ind w:left="720" w:hanging="719"/>
          </w:pPr>
        </w:pPrChange>
      </w:pPr>
      <w:del w:id="1648" w:author="Jeff Greenfield" w:date="2014-11-23T14:06:00Z">
        <w:r w:rsidRPr="004B143D" w:rsidDel="000D4E74">
          <w:rPr>
            <w:rFonts w:ascii="Times New Roman" w:eastAsia="Times New Roman" w:hAnsi="Times New Roman" w:cs="Times New Roman"/>
            <w:sz w:val="24"/>
            <w:highlight w:val="white"/>
          </w:rPr>
          <w:delText xml:space="preserve">Csikszentmihalyi, M. (1997). </w:delText>
        </w:r>
        <w:r w:rsidRPr="004B143D" w:rsidDel="000D4E74">
          <w:rPr>
            <w:rFonts w:ascii="Times New Roman" w:eastAsia="Times New Roman" w:hAnsi="Times New Roman" w:cs="Times New Roman"/>
            <w:i/>
            <w:sz w:val="24"/>
            <w:highlight w:val="white"/>
          </w:rPr>
          <w:delText>Finding flow: The psychology of engagement with everyday life</w:delText>
        </w:r>
        <w:r w:rsidRPr="004B143D" w:rsidDel="000D4E74">
          <w:rPr>
            <w:rFonts w:ascii="Times New Roman" w:eastAsia="Times New Roman" w:hAnsi="Times New Roman" w:cs="Times New Roman"/>
            <w:sz w:val="24"/>
            <w:highlight w:val="white"/>
          </w:rPr>
          <w:delText xml:space="preserve">. </w:delText>
        </w:r>
        <w:r w:rsidRPr="00E737C3" w:rsidDel="000D4E74">
          <w:rPr>
            <w:rFonts w:ascii="Times New Roman" w:eastAsia="Times New Roman" w:hAnsi="Times New Roman" w:cs="Times New Roman"/>
            <w:sz w:val="24"/>
            <w:rPrChange w:id="1649" w:author="Jeff Greenfield" w:date="2014-11-22T16:26:00Z">
              <w:rPr>
                <w:rFonts w:ascii="Times New Roman" w:eastAsia="Times New Roman" w:hAnsi="Times New Roman" w:cs="Times New Roman"/>
                <w:sz w:val="24"/>
                <w:highlight w:val="white"/>
              </w:rPr>
            </w:rPrChange>
          </w:rPr>
          <w:delText>Basic Books.</w:delText>
        </w:r>
        <w:commentRangeEnd w:id="1644"/>
        <w:r w:rsidR="003B24FB" w:rsidRPr="00E737C3" w:rsidDel="000D4E74">
          <w:rPr>
            <w:rFonts w:ascii="Times New Roman" w:eastAsia="Times New Roman" w:hAnsi="Times New Roman" w:cs="Times New Roman"/>
            <w:sz w:val="24"/>
            <w:rPrChange w:id="1650" w:author="Jeff Greenfield" w:date="2014-11-22T16:26:00Z">
              <w:rPr>
                <w:rStyle w:val="CommentReference"/>
              </w:rPr>
            </w:rPrChange>
          </w:rPr>
          <w:commentReference w:id="1644"/>
        </w:r>
      </w:del>
      <w:ins w:id="1651" w:author="Jeff Greenfield" w:date="2014-11-22T16:26:00Z">
        <w:r w:rsidR="00E737C3" w:rsidRPr="00E737C3">
          <w:rPr>
            <w:rFonts w:ascii="Times New Roman" w:eastAsia="Times New Roman" w:hAnsi="Times New Roman" w:cs="Times New Roman"/>
            <w:sz w:val="24"/>
            <w:rPrChange w:id="1652" w:author="Jeff Greenfield" w:date="2014-11-22T16:26:00Z">
              <w:rPr>
                <w:color w:val="222222"/>
                <w:sz w:val="21"/>
                <w:szCs w:val="21"/>
                <w:shd w:val="clear" w:color="auto" w:fill="FFFFFF"/>
              </w:rPr>
            </w:rPrChange>
          </w:rPr>
          <w:t xml:space="preserve">Csikszentmihalyi, M., </w:t>
        </w:r>
        <w:proofErr w:type="spellStart"/>
        <w:r w:rsidR="00E737C3" w:rsidRPr="00E737C3">
          <w:rPr>
            <w:rFonts w:ascii="Times New Roman" w:eastAsia="Times New Roman" w:hAnsi="Times New Roman" w:cs="Times New Roman"/>
            <w:sz w:val="24"/>
            <w:rPrChange w:id="1653" w:author="Jeff Greenfield" w:date="2014-11-22T16:26:00Z">
              <w:rPr>
                <w:color w:val="222222"/>
                <w:sz w:val="21"/>
                <w:szCs w:val="21"/>
                <w:shd w:val="clear" w:color="auto" w:fill="FFFFFF"/>
              </w:rPr>
            </w:rPrChange>
          </w:rPr>
          <w:t>Abuhamdeh</w:t>
        </w:r>
        <w:proofErr w:type="spellEnd"/>
        <w:r w:rsidR="00E737C3" w:rsidRPr="00E737C3">
          <w:rPr>
            <w:rFonts w:ascii="Times New Roman" w:eastAsia="Times New Roman" w:hAnsi="Times New Roman" w:cs="Times New Roman"/>
            <w:sz w:val="24"/>
            <w:rPrChange w:id="1654" w:author="Jeff Greenfield" w:date="2014-11-22T16:26:00Z">
              <w:rPr>
                <w:color w:val="222222"/>
                <w:sz w:val="21"/>
                <w:szCs w:val="21"/>
                <w:shd w:val="clear" w:color="auto" w:fill="FFFFFF"/>
              </w:rPr>
            </w:rPrChange>
          </w:rPr>
          <w:t xml:space="preserve">, S., Nakamura, J., </w:t>
        </w:r>
        <w:r w:rsidR="00E737C3" w:rsidRPr="00E737C3">
          <w:rPr>
            <w:rFonts w:ascii="Times New Roman" w:eastAsia="Times New Roman" w:hAnsi="Times New Roman" w:cs="Times New Roman"/>
            <w:sz w:val="24"/>
            <w:rPrChange w:id="1655" w:author="Jeff Greenfield" w:date="2014-11-22T16:28:00Z">
              <w:rPr>
                <w:color w:val="222222"/>
                <w:sz w:val="21"/>
                <w:szCs w:val="21"/>
                <w:shd w:val="clear" w:color="auto" w:fill="FFFFFF"/>
              </w:rPr>
            </w:rPrChange>
          </w:rPr>
          <w:t>Flow</w:t>
        </w:r>
        <w:r w:rsidR="00E737C3" w:rsidRPr="00E737C3">
          <w:rPr>
            <w:rFonts w:ascii="Times New Roman" w:eastAsia="Times New Roman" w:hAnsi="Times New Roman" w:cs="Times New Roman"/>
            <w:sz w:val="24"/>
            <w:rPrChange w:id="1656" w:author="Jeff Greenfield" w:date="2014-11-22T16:26:00Z">
              <w:rPr>
                <w:color w:val="222222"/>
                <w:sz w:val="21"/>
                <w:szCs w:val="21"/>
                <w:shd w:val="clear" w:color="auto" w:fill="FFFFFF"/>
              </w:rPr>
            </w:rPrChange>
          </w:rPr>
          <w:t xml:space="preserve">, A. E., &amp; </w:t>
        </w:r>
        <w:proofErr w:type="spellStart"/>
        <w:r w:rsidR="00E737C3" w:rsidRPr="00E737C3">
          <w:rPr>
            <w:rFonts w:ascii="Times New Roman" w:eastAsia="Times New Roman" w:hAnsi="Times New Roman" w:cs="Times New Roman"/>
            <w:sz w:val="24"/>
            <w:rPrChange w:id="1657" w:author="Jeff Greenfield" w:date="2014-11-22T16:26:00Z">
              <w:rPr>
                <w:color w:val="222222"/>
                <w:sz w:val="21"/>
                <w:szCs w:val="21"/>
                <w:shd w:val="clear" w:color="auto" w:fill="FFFFFF"/>
              </w:rPr>
            </w:rPrChange>
          </w:rPr>
          <w:t>Dweck</w:t>
        </w:r>
        <w:proofErr w:type="spellEnd"/>
        <w:r w:rsidR="00E737C3" w:rsidRPr="00E737C3">
          <w:rPr>
            <w:rFonts w:ascii="Times New Roman" w:eastAsia="Times New Roman" w:hAnsi="Times New Roman" w:cs="Times New Roman"/>
            <w:sz w:val="24"/>
            <w:rPrChange w:id="1658" w:author="Jeff Greenfield" w:date="2014-11-22T16:26:00Z">
              <w:rPr>
                <w:color w:val="222222"/>
                <w:sz w:val="21"/>
                <w:szCs w:val="21"/>
                <w:shd w:val="clear" w:color="auto" w:fill="FFFFFF"/>
              </w:rPr>
            </w:rPrChange>
          </w:rPr>
          <w:t xml:space="preserve">, C. S. (2005). </w:t>
        </w:r>
        <w:proofErr w:type="gramStart"/>
        <w:r w:rsidR="00E737C3" w:rsidRPr="00E737C3">
          <w:rPr>
            <w:rFonts w:ascii="Times New Roman" w:eastAsia="Times New Roman" w:hAnsi="Times New Roman" w:cs="Times New Roman"/>
            <w:i/>
            <w:sz w:val="24"/>
            <w:rPrChange w:id="1659" w:author="Jeff Greenfield" w:date="2014-11-22T16:27:00Z">
              <w:rPr>
                <w:color w:val="222222"/>
                <w:sz w:val="21"/>
                <w:szCs w:val="21"/>
                <w:shd w:val="clear" w:color="auto" w:fill="FFFFFF"/>
              </w:rPr>
            </w:rPrChange>
          </w:rPr>
          <w:t>Handbook of competence and motivation.</w:t>
        </w:r>
        <w:proofErr w:type="gramEnd"/>
        <w:r w:rsidR="00E737C3" w:rsidRPr="00E737C3">
          <w:rPr>
            <w:rFonts w:ascii="Times New Roman" w:eastAsia="Times New Roman" w:hAnsi="Times New Roman" w:cs="Times New Roman"/>
            <w:i/>
            <w:sz w:val="24"/>
            <w:rPrChange w:id="1660" w:author="Jeff Greenfield" w:date="2014-11-22T16:27:00Z">
              <w:rPr>
                <w:color w:val="222222"/>
                <w:sz w:val="21"/>
              </w:rPr>
            </w:rPrChange>
          </w:rPr>
          <w:t> </w:t>
        </w:r>
        <w:r w:rsidR="00E737C3" w:rsidRPr="00E737C3">
          <w:rPr>
            <w:rFonts w:ascii="Times New Roman" w:eastAsia="Times New Roman" w:hAnsi="Times New Roman" w:cs="Times New Roman"/>
            <w:sz w:val="24"/>
            <w:rPrChange w:id="1661" w:author="Jeff Greenfield" w:date="2014-11-22T16:26:00Z">
              <w:rPr>
                <w:i/>
                <w:color w:val="222222"/>
                <w:sz w:val="21"/>
                <w:szCs w:val="21"/>
                <w:shd w:val="clear" w:color="auto" w:fill="FFFFFF"/>
              </w:rPr>
            </w:rPrChange>
          </w:rPr>
          <w:t>The Guilford Press, New York, 598-608.</w:t>
        </w:r>
      </w:ins>
    </w:p>
    <w:p w:rsidR="00F172B5" w:rsidRPr="00CC7285" w:rsidRDefault="00BD4038" w:rsidP="00CC7285">
      <w:pPr>
        <w:pStyle w:val="Normal1"/>
        <w:spacing w:line="480" w:lineRule="auto"/>
        <w:ind w:left="720" w:hanging="719"/>
        <w:rPr>
          <w:ins w:id="1662" w:author="Jeff Greenfield" w:date="2014-11-22T19:24:00Z"/>
          <w:rFonts w:ascii="Times New Roman" w:eastAsia="Times New Roman" w:hAnsi="Times New Roman" w:cs="Times New Roman"/>
          <w:sz w:val="24"/>
          <w:rPrChange w:id="1663" w:author="Jeff Greenfield" w:date="2014-11-22T19:24:00Z">
            <w:rPr>
              <w:ins w:id="1664" w:author="Jeff Greenfield" w:date="2014-11-22T19:24:00Z"/>
              <w:rFonts w:ascii="Times New Roman" w:eastAsia="Times New Roman" w:hAnsi="Times New Roman" w:cs="Times New Roman"/>
              <w:sz w:val="24"/>
            </w:rPr>
          </w:rPrChange>
        </w:rPr>
        <w:pPrChange w:id="1665" w:author="Jeff Greenfield" w:date="2014-11-22T19:24:00Z">
          <w:pPr>
            <w:pStyle w:val="Normal1"/>
            <w:spacing w:line="480" w:lineRule="auto"/>
            <w:ind w:left="720" w:hanging="719"/>
          </w:pPr>
        </w:pPrChange>
      </w:pPr>
      <w:proofErr w:type="gramStart"/>
      <w:r w:rsidRPr="00BD4038">
        <w:rPr>
          <w:rFonts w:ascii="Times New Roman" w:eastAsia="Times New Roman" w:hAnsi="Times New Roman" w:cs="Times New Roman"/>
          <w:sz w:val="24"/>
          <w:rPrChange w:id="1666" w:author="Unknown" w:date="2014-11-21T20:56:00Z">
            <w:rPr>
              <w:rFonts w:ascii="Times New Roman" w:eastAsia="Times New Roman" w:hAnsi="Times New Roman" w:cs="Times New Roman"/>
              <w:sz w:val="24"/>
              <w:szCs w:val="16"/>
            </w:rPr>
          </w:rPrChange>
        </w:rPr>
        <w:t>Csikszentmihalyi, M., &amp; LeFevre, J. (1989).</w:t>
      </w:r>
      <w:proofErr w:type="gramEnd"/>
      <w:r w:rsidRPr="00BD4038">
        <w:rPr>
          <w:rFonts w:ascii="Times New Roman" w:eastAsia="Times New Roman" w:hAnsi="Times New Roman" w:cs="Times New Roman"/>
          <w:sz w:val="24"/>
          <w:rPrChange w:id="1667" w:author="Unknown" w:date="2014-11-21T20:56:00Z">
            <w:rPr>
              <w:rFonts w:ascii="Times New Roman" w:eastAsia="Times New Roman" w:hAnsi="Times New Roman" w:cs="Times New Roman"/>
              <w:sz w:val="24"/>
              <w:szCs w:val="16"/>
            </w:rPr>
          </w:rPrChange>
        </w:rPr>
        <w:t xml:space="preserve"> </w:t>
      </w:r>
      <w:proofErr w:type="gramStart"/>
      <w:r w:rsidRPr="00BD4038">
        <w:rPr>
          <w:rFonts w:ascii="Times New Roman" w:eastAsia="Times New Roman" w:hAnsi="Times New Roman" w:cs="Times New Roman"/>
          <w:sz w:val="24"/>
          <w:rPrChange w:id="1668" w:author="Unknown" w:date="2014-11-21T20:56:00Z">
            <w:rPr>
              <w:rFonts w:ascii="Times New Roman" w:eastAsia="Times New Roman" w:hAnsi="Times New Roman" w:cs="Times New Roman"/>
              <w:sz w:val="24"/>
              <w:szCs w:val="16"/>
            </w:rPr>
          </w:rPrChange>
        </w:rPr>
        <w:t>Optimal experience in work and leisure.</w:t>
      </w:r>
      <w:proofErr w:type="gramEnd"/>
      <w:r w:rsidRPr="00BD4038">
        <w:rPr>
          <w:rFonts w:ascii="Times New Roman" w:eastAsia="Times New Roman" w:hAnsi="Times New Roman" w:cs="Times New Roman"/>
          <w:sz w:val="24"/>
          <w:rPrChange w:id="1669" w:author="Unknown" w:date="2014-11-21T20:56:00Z">
            <w:rPr>
              <w:rFonts w:ascii="Times New Roman" w:eastAsia="Times New Roman" w:hAnsi="Times New Roman" w:cs="Times New Roman"/>
              <w:sz w:val="24"/>
              <w:szCs w:val="16"/>
            </w:rPr>
          </w:rPrChange>
        </w:rPr>
        <w:t xml:space="preserve"> </w:t>
      </w:r>
      <w:r w:rsidRPr="00BD4038">
        <w:rPr>
          <w:rFonts w:ascii="Times New Roman" w:eastAsia="Times New Roman" w:hAnsi="Times New Roman" w:cs="Times New Roman"/>
          <w:i/>
          <w:sz w:val="24"/>
          <w:rPrChange w:id="1670" w:author="Unknown" w:date="2014-11-21T20:56:00Z">
            <w:rPr>
              <w:rFonts w:ascii="Times New Roman" w:eastAsia="Times New Roman" w:hAnsi="Times New Roman" w:cs="Times New Roman"/>
              <w:i/>
              <w:sz w:val="24"/>
              <w:szCs w:val="16"/>
            </w:rPr>
          </w:rPrChange>
        </w:rPr>
        <w:t xml:space="preserve">Journal Of </w:t>
      </w:r>
      <w:r w:rsidRPr="00CC7285">
        <w:rPr>
          <w:rFonts w:ascii="Times New Roman" w:eastAsia="Times New Roman" w:hAnsi="Times New Roman" w:cs="Times New Roman"/>
          <w:i/>
          <w:sz w:val="24"/>
          <w:rPrChange w:id="1671" w:author="Jeff Greenfield" w:date="2014-11-22T19:24:00Z">
            <w:rPr>
              <w:rFonts w:ascii="Times New Roman" w:eastAsia="Times New Roman" w:hAnsi="Times New Roman" w:cs="Times New Roman"/>
              <w:i/>
              <w:sz w:val="24"/>
              <w:szCs w:val="16"/>
            </w:rPr>
          </w:rPrChange>
        </w:rPr>
        <w:t>Personality And Social Psychology</w:t>
      </w:r>
      <w:proofErr w:type="gramStart"/>
      <w:r w:rsidRPr="00CC7285">
        <w:rPr>
          <w:rFonts w:ascii="Times New Roman" w:eastAsia="Times New Roman" w:hAnsi="Times New Roman" w:cs="Times New Roman"/>
          <w:sz w:val="24"/>
          <w:rPrChange w:id="1672" w:author="Jeff Greenfield" w:date="2014-11-22T19:24:00Z">
            <w:rPr>
              <w:rFonts w:ascii="Times New Roman" w:eastAsia="Times New Roman" w:hAnsi="Times New Roman" w:cs="Times New Roman"/>
              <w:sz w:val="24"/>
              <w:szCs w:val="16"/>
            </w:rPr>
          </w:rPrChange>
        </w:rPr>
        <w:t>,</w:t>
      </w:r>
      <w:r w:rsidRPr="00CC7285">
        <w:rPr>
          <w:rFonts w:ascii="Times New Roman" w:eastAsia="Times New Roman" w:hAnsi="Times New Roman" w:cs="Times New Roman"/>
          <w:i/>
          <w:sz w:val="24"/>
          <w:rPrChange w:id="1673" w:author="Jeff Greenfield" w:date="2014-11-22T19:24:00Z">
            <w:rPr>
              <w:rFonts w:ascii="Times New Roman" w:eastAsia="Times New Roman" w:hAnsi="Times New Roman" w:cs="Times New Roman"/>
              <w:i/>
              <w:sz w:val="24"/>
              <w:szCs w:val="16"/>
            </w:rPr>
          </w:rPrChange>
        </w:rPr>
        <w:t>56</w:t>
      </w:r>
      <w:proofErr w:type="gramEnd"/>
      <w:r w:rsidRPr="00CC7285">
        <w:rPr>
          <w:rFonts w:ascii="Times New Roman" w:eastAsia="Times New Roman" w:hAnsi="Times New Roman" w:cs="Times New Roman"/>
          <w:sz w:val="24"/>
          <w:rPrChange w:id="1674" w:author="Jeff Greenfield" w:date="2014-11-22T19:24:00Z">
            <w:rPr>
              <w:rFonts w:ascii="Times New Roman" w:eastAsia="Times New Roman" w:hAnsi="Times New Roman" w:cs="Times New Roman"/>
              <w:sz w:val="24"/>
              <w:szCs w:val="16"/>
            </w:rPr>
          </w:rPrChange>
        </w:rPr>
        <w:t xml:space="preserve">(5), 815-822. </w:t>
      </w:r>
      <w:proofErr w:type="gramStart"/>
      <w:r w:rsidRPr="00CC7285">
        <w:rPr>
          <w:rFonts w:ascii="Times New Roman" w:eastAsia="Times New Roman" w:hAnsi="Times New Roman" w:cs="Times New Roman"/>
          <w:sz w:val="24"/>
          <w:rPrChange w:id="1675" w:author="Jeff Greenfield" w:date="2014-11-22T19:24:00Z">
            <w:rPr>
              <w:rFonts w:ascii="Times New Roman" w:eastAsia="Times New Roman" w:hAnsi="Times New Roman" w:cs="Times New Roman"/>
              <w:sz w:val="24"/>
              <w:szCs w:val="16"/>
            </w:rPr>
          </w:rPrChange>
        </w:rPr>
        <w:t>doi:10.1037</w:t>
      </w:r>
      <w:proofErr w:type="gramEnd"/>
      <w:r w:rsidRPr="00CC7285">
        <w:rPr>
          <w:rFonts w:ascii="Times New Roman" w:eastAsia="Times New Roman" w:hAnsi="Times New Roman" w:cs="Times New Roman"/>
          <w:sz w:val="24"/>
          <w:rPrChange w:id="1676" w:author="Jeff Greenfield" w:date="2014-11-22T19:24:00Z">
            <w:rPr>
              <w:rFonts w:ascii="Times New Roman" w:eastAsia="Times New Roman" w:hAnsi="Times New Roman" w:cs="Times New Roman"/>
              <w:sz w:val="24"/>
              <w:szCs w:val="16"/>
            </w:rPr>
          </w:rPrChange>
        </w:rPr>
        <w:t>/0022-3514.56.5.815</w:t>
      </w:r>
    </w:p>
    <w:p w:rsidR="00CC7285" w:rsidRPr="00CC7285" w:rsidRDefault="00CC7285" w:rsidP="00CC7285">
      <w:pPr>
        <w:spacing w:line="480" w:lineRule="auto"/>
        <w:rPr>
          <w:ins w:id="1677" w:author="Unknown" w:date="2014-11-21T20:56:00Z"/>
          <w:rFonts w:ascii="Times New Roman" w:hAnsi="Times New Roman"/>
          <w:color w:val="auto"/>
          <w:sz w:val="24"/>
          <w:szCs w:val="20"/>
          <w:rPrChange w:id="1678" w:author="Jeff Greenfield" w:date="2014-11-22T19:24:00Z">
            <w:rPr>
              <w:ins w:id="1679" w:author="Unknown" w:date="2014-11-21T20:56:00Z"/>
              <w:rFonts w:ascii="Times New Roman" w:eastAsia="Times New Roman" w:hAnsi="Times New Roman" w:cs="Times New Roman"/>
              <w:sz w:val="24"/>
            </w:rPr>
          </w:rPrChange>
        </w:rPr>
        <w:pPrChange w:id="1680" w:author="Jeff Greenfield" w:date="2014-11-22T19:24:00Z">
          <w:pPr>
            <w:pStyle w:val="Normal1"/>
            <w:spacing w:line="480" w:lineRule="auto"/>
            <w:ind w:left="720" w:hanging="719"/>
          </w:pPr>
        </w:pPrChange>
      </w:pPr>
      <w:proofErr w:type="gramStart"/>
      <w:ins w:id="1681" w:author="Jeff Greenfield" w:date="2014-11-22T19:24:00Z">
        <w:r w:rsidRPr="00CC7285">
          <w:rPr>
            <w:rFonts w:ascii="Times New Roman" w:hAnsi="Times New Roman"/>
            <w:color w:val="222222"/>
            <w:sz w:val="24"/>
            <w:szCs w:val="21"/>
            <w:shd w:val="clear" w:color="auto" w:fill="FFFFFF"/>
            <w:rPrChange w:id="1682" w:author="Jeff Greenfield" w:date="2014-11-22T19:24:00Z">
              <w:rPr>
                <w:color w:val="222222"/>
                <w:sz w:val="21"/>
                <w:szCs w:val="21"/>
                <w:shd w:val="clear" w:color="auto" w:fill="FFFFFF"/>
              </w:rPr>
            </w:rPrChange>
          </w:rPr>
          <w:t>Davis, M. S. (1971).</w:t>
        </w:r>
        <w:proofErr w:type="gramEnd"/>
        <w:r w:rsidRPr="00CC7285">
          <w:rPr>
            <w:rFonts w:ascii="Times New Roman" w:hAnsi="Times New Roman"/>
            <w:color w:val="222222"/>
            <w:sz w:val="24"/>
            <w:szCs w:val="21"/>
            <w:shd w:val="clear" w:color="auto" w:fill="FFFFFF"/>
            <w:rPrChange w:id="1683" w:author="Jeff Greenfield" w:date="2014-11-22T19:24:00Z">
              <w:rPr>
                <w:color w:val="222222"/>
                <w:sz w:val="21"/>
                <w:szCs w:val="21"/>
                <w:shd w:val="clear" w:color="auto" w:fill="FFFFFF"/>
              </w:rPr>
            </w:rPrChange>
          </w:rPr>
          <w:t xml:space="preserve"> That’s interesting.</w:t>
        </w:r>
        <w:r w:rsidRPr="00CC7285">
          <w:rPr>
            <w:rFonts w:ascii="Times New Roman" w:hAnsi="Times New Roman"/>
            <w:color w:val="222222"/>
            <w:sz w:val="24"/>
            <w:rPrChange w:id="1684" w:author="Jeff Greenfield" w:date="2014-11-22T19:24:00Z">
              <w:rPr>
                <w:color w:val="222222"/>
                <w:sz w:val="21"/>
              </w:rPr>
            </w:rPrChange>
          </w:rPr>
          <w:t> </w:t>
        </w:r>
        <w:proofErr w:type="gramStart"/>
        <w:r w:rsidRPr="00CC7285">
          <w:rPr>
            <w:rFonts w:ascii="Times New Roman" w:hAnsi="Times New Roman"/>
            <w:i/>
            <w:color w:val="222222"/>
            <w:sz w:val="24"/>
            <w:szCs w:val="21"/>
            <w:shd w:val="clear" w:color="auto" w:fill="FFFFFF"/>
            <w:rPrChange w:id="1685" w:author="Jeff Greenfield" w:date="2014-11-22T19:24:00Z">
              <w:rPr>
                <w:i/>
                <w:color w:val="222222"/>
                <w:sz w:val="21"/>
                <w:szCs w:val="21"/>
                <w:shd w:val="clear" w:color="auto" w:fill="FFFFFF"/>
              </w:rPr>
            </w:rPrChange>
          </w:rPr>
          <w:t>Philosophy of the Social Sciences</w:t>
        </w:r>
        <w:r w:rsidRPr="00CC7285">
          <w:rPr>
            <w:rFonts w:ascii="Times New Roman" w:hAnsi="Times New Roman"/>
            <w:color w:val="222222"/>
            <w:sz w:val="24"/>
            <w:szCs w:val="21"/>
            <w:shd w:val="clear" w:color="auto" w:fill="FFFFFF"/>
            <w:rPrChange w:id="1686" w:author="Jeff Greenfield" w:date="2014-11-22T19:24:00Z">
              <w:rPr>
                <w:color w:val="222222"/>
                <w:sz w:val="21"/>
                <w:szCs w:val="21"/>
                <w:shd w:val="clear" w:color="auto" w:fill="FFFFFF"/>
              </w:rPr>
            </w:rPrChange>
          </w:rPr>
          <w:t>,</w:t>
        </w:r>
        <w:r w:rsidRPr="00CC7285">
          <w:rPr>
            <w:rFonts w:ascii="Times New Roman" w:hAnsi="Times New Roman"/>
            <w:color w:val="222222"/>
            <w:sz w:val="24"/>
            <w:rPrChange w:id="1687" w:author="Jeff Greenfield" w:date="2014-11-22T19:24:00Z">
              <w:rPr>
                <w:color w:val="222222"/>
                <w:sz w:val="21"/>
              </w:rPr>
            </w:rPrChange>
          </w:rPr>
          <w:t> </w:t>
        </w:r>
        <w:r w:rsidRPr="00CC7285">
          <w:rPr>
            <w:rFonts w:ascii="Times New Roman" w:hAnsi="Times New Roman"/>
            <w:i/>
            <w:color w:val="222222"/>
            <w:sz w:val="24"/>
            <w:szCs w:val="21"/>
            <w:shd w:val="clear" w:color="auto" w:fill="FFFFFF"/>
            <w:rPrChange w:id="1688" w:author="Jeff Greenfield" w:date="2014-11-22T19:24:00Z">
              <w:rPr>
                <w:i/>
                <w:color w:val="222222"/>
                <w:sz w:val="21"/>
                <w:szCs w:val="21"/>
                <w:shd w:val="clear" w:color="auto" w:fill="FFFFFF"/>
              </w:rPr>
            </w:rPrChange>
          </w:rPr>
          <w:t>1</w:t>
        </w:r>
        <w:r w:rsidRPr="00CC7285">
          <w:rPr>
            <w:rFonts w:ascii="Times New Roman" w:hAnsi="Times New Roman"/>
            <w:color w:val="222222"/>
            <w:sz w:val="24"/>
            <w:szCs w:val="21"/>
            <w:shd w:val="clear" w:color="auto" w:fill="FFFFFF"/>
            <w:rPrChange w:id="1689" w:author="Jeff Greenfield" w:date="2014-11-22T19:24:00Z">
              <w:rPr>
                <w:color w:val="222222"/>
                <w:sz w:val="21"/>
                <w:szCs w:val="21"/>
                <w:shd w:val="clear" w:color="auto" w:fill="FFFFFF"/>
              </w:rPr>
            </w:rPrChange>
          </w:rPr>
          <w:t>(2), 309-344.</w:t>
        </w:r>
      </w:ins>
      <w:proofErr w:type="gramEnd"/>
    </w:p>
    <w:p w:rsidR="0050710C" w:rsidRDefault="00BD4038" w:rsidP="000D4E74">
      <w:pPr>
        <w:spacing w:line="480" w:lineRule="auto"/>
        <w:ind w:left="720" w:hanging="720"/>
        <w:rPr>
          <w:ins w:id="1690" w:author="Jeff Greenfield" w:date="2014-11-23T14:05:00Z"/>
          <w:rFonts w:ascii="Times New Roman" w:hAnsi="Times New Roman"/>
          <w:color w:val="222222"/>
          <w:sz w:val="24"/>
          <w:szCs w:val="21"/>
          <w:shd w:val="clear" w:color="auto" w:fill="FFFFFF"/>
        </w:rPr>
      </w:pPr>
      <w:proofErr w:type="spellStart"/>
      <w:proofErr w:type="gramStart"/>
      <w:ins w:id="1691" w:author="Unknown" w:date="2014-11-21T20:56:00Z">
        <w:r w:rsidRPr="00BD4038">
          <w:rPr>
            <w:rFonts w:ascii="Times New Roman" w:hAnsi="Times New Roman"/>
            <w:color w:val="222222"/>
            <w:sz w:val="24"/>
            <w:szCs w:val="21"/>
            <w:shd w:val="clear" w:color="auto" w:fill="FFFFFF"/>
            <w:rPrChange w:id="1692" w:author="Unknown" w:date="2014-11-21T20:56:00Z">
              <w:rPr>
                <w:color w:val="222222"/>
                <w:sz w:val="21"/>
                <w:szCs w:val="21"/>
                <w:shd w:val="clear" w:color="auto" w:fill="FFFFFF"/>
              </w:rPr>
            </w:rPrChange>
          </w:rPr>
          <w:t>Deterding</w:t>
        </w:r>
        <w:proofErr w:type="spellEnd"/>
        <w:r w:rsidRPr="00BD4038">
          <w:rPr>
            <w:rFonts w:ascii="Times New Roman" w:hAnsi="Times New Roman"/>
            <w:color w:val="222222"/>
            <w:sz w:val="24"/>
            <w:szCs w:val="21"/>
            <w:shd w:val="clear" w:color="auto" w:fill="FFFFFF"/>
            <w:rPrChange w:id="1693" w:author="Unknown" w:date="2014-11-21T20:56:00Z">
              <w:rPr>
                <w:color w:val="222222"/>
                <w:sz w:val="21"/>
                <w:szCs w:val="21"/>
                <w:shd w:val="clear" w:color="auto" w:fill="FFFFFF"/>
              </w:rPr>
            </w:rPrChange>
          </w:rPr>
          <w:t xml:space="preserve">, S., Dixon, D., </w:t>
        </w:r>
        <w:proofErr w:type="spellStart"/>
        <w:r w:rsidRPr="00BD4038">
          <w:rPr>
            <w:rFonts w:ascii="Times New Roman" w:hAnsi="Times New Roman"/>
            <w:color w:val="222222"/>
            <w:sz w:val="24"/>
            <w:szCs w:val="21"/>
            <w:shd w:val="clear" w:color="auto" w:fill="FFFFFF"/>
            <w:rPrChange w:id="1694" w:author="Unknown" w:date="2014-11-21T20:56:00Z">
              <w:rPr>
                <w:color w:val="222222"/>
                <w:sz w:val="21"/>
                <w:szCs w:val="21"/>
                <w:shd w:val="clear" w:color="auto" w:fill="FFFFFF"/>
              </w:rPr>
            </w:rPrChange>
          </w:rPr>
          <w:t>Khaled</w:t>
        </w:r>
        <w:proofErr w:type="spellEnd"/>
        <w:r w:rsidRPr="00BD4038">
          <w:rPr>
            <w:rFonts w:ascii="Times New Roman" w:hAnsi="Times New Roman"/>
            <w:color w:val="222222"/>
            <w:sz w:val="24"/>
            <w:szCs w:val="21"/>
            <w:shd w:val="clear" w:color="auto" w:fill="FFFFFF"/>
            <w:rPrChange w:id="1695" w:author="Unknown" w:date="2014-11-21T20:56:00Z">
              <w:rPr>
                <w:color w:val="222222"/>
                <w:sz w:val="21"/>
                <w:szCs w:val="21"/>
                <w:shd w:val="clear" w:color="auto" w:fill="FFFFFF"/>
              </w:rPr>
            </w:rPrChange>
          </w:rPr>
          <w:t xml:space="preserve">, R., &amp; </w:t>
        </w:r>
        <w:proofErr w:type="spellStart"/>
        <w:r w:rsidRPr="00BD4038">
          <w:rPr>
            <w:rFonts w:ascii="Times New Roman" w:hAnsi="Times New Roman"/>
            <w:color w:val="222222"/>
            <w:sz w:val="24"/>
            <w:szCs w:val="21"/>
            <w:shd w:val="clear" w:color="auto" w:fill="FFFFFF"/>
            <w:rPrChange w:id="1696" w:author="Unknown" w:date="2014-11-21T20:56:00Z">
              <w:rPr>
                <w:color w:val="222222"/>
                <w:sz w:val="21"/>
                <w:szCs w:val="21"/>
                <w:shd w:val="clear" w:color="auto" w:fill="FFFFFF"/>
              </w:rPr>
            </w:rPrChange>
          </w:rPr>
          <w:t>Nacke</w:t>
        </w:r>
        <w:proofErr w:type="spellEnd"/>
        <w:r w:rsidRPr="00BD4038">
          <w:rPr>
            <w:rFonts w:ascii="Times New Roman" w:hAnsi="Times New Roman"/>
            <w:color w:val="222222"/>
            <w:sz w:val="24"/>
            <w:szCs w:val="21"/>
            <w:shd w:val="clear" w:color="auto" w:fill="FFFFFF"/>
            <w:rPrChange w:id="1697" w:author="Unknown" w:date="2014-11-21T20:56:00Z">
              <w:rPr>
                <w:color w:val="222222"/>
                <w:sz w:val="21"/>
                <w:szCs w:val="21"/>
                <w:shd w:val="clear" w:color="auto" w:fill="FFFFFF"/>
              </w:rPr>
            </w:rPrChange>
          </w:rPr>
          <w:t>, L. (2011, September).</w:t>
        </w:r>
        <w:proofErr w:type="gramEnd"/>
        <w:r w:rsidRPr="00BD4038">
          <w:rPr>
            <w:rFonts w:ascii="Times New Roman" w:hAnsi="Times New Roman"/>
            <w:color w:val="222222"/>
            <w:sz w:val="24"/>
            <w:szCs w:val="21"/>
            <w:shd w:val="clear" w:color="auto" w:fill="FFFFFF"/>
            <w:rPrChange w:id="1698" w:author="Unknown" w:date="2014-11-21T20:56:00Z">
              <w:rPr>
                <w:color w:val="222222"/>
                <w:sz w:val="21"/>
                <w:szCs w:val="21"/>
                <w:shd w:val="clear" w:color="auto" w:fill="FFFFFF"/>
              </w:rPr>
            </w:rPrChange>
          </w:rPr>
          <w:t xml:space="preserve"> From game design elements to </w:t>
        </w:r>
        <w:proofErr w:type="spellStart"/>
        <w:r w:rsidRPr="00BD4038">
          <w:rPr>
            <w:rFonts w:ascii="Times New Roman" w:hAnsi="Times New Roman"/>
            <w:color w:val="222222"/>
            <w:sz w:val="24"/>
            <w:szCs w:val="21"/>
            <w:shd w:val="clear" w:color="auto" w:fill="FFFFFF"/>
            <w:rPrChange w:id="1699" w:author="Unknown" w:date="2014-11-21T20:56:00Z">
              <w:rPr>
                <w:color w:val="222222"/>
                <w:sz w:val="21"/>
                <w:szCs w:val="21"/>
                <w:shd w:val="clear" w:color="auto" w:fill="FFFFFF"/>
              </w:rPr>
            </w:rPrChange>
          </w:rPr>
          <w:t>gamefulness</w:t>
        </w:r>
        <w:proofErr w:type="spellEnd"/>
        <w:r w:rsidRPr="00BD4038">
          <w:rPr>
            <w:rFonts w:ascii="Times New Roman" w:hAnsi="Times New Roman"/>
            <w:color w:val="222222"/>
            <w:sz w:val="24"/>
            <w:szCs w:val="21"/>
            <w:shd w:val="clear" w:color="auto" w:fill="FFFFFF"/>
            <w:rPrChange w:id="1700" w:author="Unknown" w:date="2014-11-21T20:56:00Z">
              <w:rPr>
                <w:color w:val="222222"/>
                <w:sz w:val="21"/>
                <w:szCs w:val="21"/>
                <w:shd w:val="clear" w:color="auto" w:fill="FFFFFF"/>
              </w:rPr>
            </w:rPrChange>
          </w:rPr>
          <w:t>: defining gamification. In</w:t>
        </w:r>
        <w:r w:rsidRPr="00BD4038">
          <w:rPr>
            <w:rFonts w:ascii="Times New Roman" w:hAnsi="Times New Roman"/>
            <w:color w:val="222222"/>
            <w:sz w:val="24"/>
            <w:rPrChange w:id="1701" w:author="Unknown" w:date="2014-11-21T20:56:00Z">
              <w:rPr>
                <w:color w:val="222222"/>
                <w:sz w:val="21"/>
                <w:szCs w:val="16"/>
              </w:rPr>
            </w:rPrChange>
          </w:rPr>
          <w:t> </w:t>
        </w:r>
        <w:r w:rsidRPr="00BD4038">
          <w:rPr>
            <w:rFonts w:ascii="Times New Roman" w:hAnsi="Times New Roman"/>
            <w:i/>
            <w:color w:val="222222"/>
            <w:sz w:val="24"/>
            <w:szCs w:val="21"/>
            <w:shd w:val="clear" w:color="auto" w:fill="FFFFFF"/>
            <w:rPrChange w:id="1702" w:author="Unknown" w:date="2014-11-21T20:56:00Z">
              <w:rPr>
                <w:i/>
                <w:color w:val="222222"/>
                <w:sz w:val="21"/>
                <w:szCs w:val="21"/>
                <w:shd w:val="clear" w:color="auto" w:fill="FFFFFF"/>
              </w:rPr>
            </w:rPrChange>
          </w:rPr>
          <w:t>Proceedings of the 15th International A</w:t>
        </w:r>
        <w:r w:rsidRPr="000D4E74">
          <w:rPr>
            <w:rFonts w:ascii="Times New Roman" w:hAnsi="Times New Roman"/>
            <w:i/>
            <w:color w:val="222222"/>
            <w:sz w:val="24"/>
            <w:szCs w:val="21"/>
            <w:shd w:val="clear" w:color="auto" w:fill="FFFFFF"/>
            <w:rPrChange w:id="1703" w:author="Jeff Greenfield" w:date="2014-11-23T14:05:00Z">
              <w:rPr>
                <w:i/>
                <w:color w:val="222222"/>
                <w:sz w:val="21"/>
                <w:szCs w:val="21"/>
                <w:shd w:val="clear" w:color="auto" w:fill="FFFFFF"/>
              </w:rPr>
            </w:rPrChange>
          </w:rPr>
          <w:t xml:space="preserve">cademic </w:t>
        </w:r>
        <w:proofErr w:type="spellStart"/>
        <w:r w:rsidRPr="000D4E74">
          <w:rPr>
            <w:rFonts w:ascii="Times New Roman" w:hAnsi="Times New Roman"/>
            <w:i/>
            <w:color w:val="222222"/>
            <w:sz w:val="24"/>
            <w:szCs w:val="21"/>
            <w:shd w:val="clear" w:color="auto" w:fill="FFFFFF"/>
            <w:rPrChange w:id="1704" w:author="Jeff Greenfield" w:date="2014-11-23T14:05:00Z">
              <w:rPr>
                <w:i/>
                <w:color w:val="222222"/>
                <w:sz w:val="21"/>
                <w:szCs w:val="21"/>
                <w:shd w:val="clear" w:color="auto" w:fill="FFFFFF"/>
              </w:rPr>
            </w:rPrChange>
          </w:rPr>
          <w:t>MindTrek</w:t>
        </w:r>
        <w:proofErr w:type="spellEnd"/>
        <w:r w:rsidRPr="000D4E74">
          <w:rPr>
            <w:rFonts w:ascii="Times New Roman" w:hAnsi="Times New Roman"/>
            <w:i/>
            <w:color w:val="222222"/>
            <w:sz w:val="24"/>
            <w:szCs w:val="21"/>
            <w:shd w:val="clear" w:color="auto" w:fill="FFFFFF"/>
            <w:rPrChange w:id="1705" w:author="Jeff Greenfield" w:date="2014-11-23T14:05:00Z">
              <w:rPr>
                <w:i/>
                <w:color w:val="222222"/>
                <w:sz w:val="21"/>
                <w:szCs w:val="21"/>
                <w:shd w:val="clear" w:color="auto" w:fill="FFFFFF"/>
              </w:rPr>
            </w:rPrChange>
          </w:rPr>
          <w:t xml:space="preserve"> Conference: Envisioning Future Media Environments</w:t>
        </w:r>
        <w:r w:rsidRPr="000D4E74">
          <w:rPr>
            <w:rFonts w:ascii="Times New Roman" w:hAnsi="Times New Roman"/>
            <w:color w:val="222222"/>
            <w:sz w:val="24"/>
            <w:rPrChange w:id="1706" w:author="Jeff Greenfield" w:date="2014-11-23T14:05:00Z">
              <w:rPr>
                <w:color w:val="222222"/>
                <w:sz w:val="21"/>
                <w:szCs w:val="16"/>
              </w:rPr>
            </w:rPrChange>
          </w:rPr>
          <w:t> </w:t>
        </w:r>
        <w:r w:rsidRPr="000D4E74">
          <w:rPr>
            <w:rFonts w:ascii="Times New Roman" w:hAnsi="Times New Roman"/>
            <w:color w:val="222222"/>
            <w:sz w:val="24"/>
            <w:szCs w:val="21"/>
            <w:shd w:val="clear" w:color="auto" w:fill="FFFFFF"/>
            <w:rPrChange w:id="1707" w:author="Jeff Greenfield" w:date="2014-11-23T14:05:00Z">
              <w:rPr>
                <w:color w:val="222222"/>
                <w:sz w:val="21"/>
                <w:szCs w:val="21"/>
                <w:shd w:val="clear" w:color="auto" w:fill="FFFFFF"/>
              </w:rPr>
            </w:rPrChange>
          </w:rPr>
          <w:t>(pp. 9-15). ACM.</w:t>
        </w:r>
      </w:ins>
    </w:p>
    <w:p w:rsidR="000D4E74" w:rsidRPr="007F45B1" w:rsidRDefault="000D4E74" w:rsidP="000D4E74">
      <w:pPr>
        <w:numPr>
          <w:ins w:id="1708" w:author="Jeff Greenfield" w:date="2014-11-23T14:05:00Z"/>
        </w:numPr>
        <w:spacing w:line="480" w:lineRule="auto"/>
        <w:ind w:left="720" w:hanging="720"/>
        <w:rPr>
          <w:ins w:id="1709" w:author="Jeff Greenfield" w:date="2014-11-23T14:05:00Z"/>
          <w:rFonts w:ascii="Times New Roman" w:hAnsi="Times New Roman"/>
          <w:color w:val="auto"/>
          <w:sz w:val="24"/>
          <w:szCs w:val="20"/>
        </w:rPr>
      </w:pPr>
      <w:ins w:id="1710" w:author="Jeff Greenfield" w:date="2014-11-23T14:05:00Z">
        <w:r w:rsidRPr="007F45B1">
          <w:rPr>
            <w:rFonts w:ascii="Times New Roman" w:hAnsi="Times New Roman"/>
            <w:color w:val="222222"/>
            <w:sz w:val="24"/>
            <w:szCs w:val="21"/>
            <w:shd w:val="clear" w:color="auto" w:fill="FFFFFF"/>
          </w:rPr>
          <w:t xml:space="preserve">Dollard, J., Miller, N. E., Doob, L. W., </w:t>
        </w:r>
        <w:proofErr w:type="spellStart"/>
        <w:r w:rsidRPr="007F45B1">
          <w:rPr>
            <w:rFonts w:ascii="Times New Roman" w:hAnsi="Times New Roman"/>
            <w:color w:val="222222"/>
            <w:sz w:val="24"/>
            <w:szCs w:val="21"/>
            <w:shd w:val="clear" w:color="auto" w:fill="FFFFFF"/>
          </w:rPr>
          <w:t>Mowrer</w:t>
        </w:r>
        <w:proofErr w:type="spellEnd"/>
        <w:r w:rsidRPr="007F45B1">
          <w:rPr>
            <w:rFonts w:ascii="Times New Roman" w:hAnsi="Times New Roman"/>
            <w:color w:val="222222"/>
            <w:sz w:val="24"/>
            <w:szCs w:val="21"/>
            <w:shd w:val="clear" w:color="auto" w:fill="FFFFFF"/>
          </w:rPr>
          <w:t xml:space="preserve">, O. H., &amp; Sears, R. R. (1939). </w:t>
        </w:r>
        <w:proofErr w:type="gramStart"/>
        <w:r w:rsidRPr="007F45B1">
          <w:rPr>
            <w:rFonts w:ascii="Times New Roman" w:hAnsi="Times New Roman"/>
            <w:color w:val="222222"/>
            <w:sz w:val="24"/>
            <w:szCs w:val="21"/>
            <w:shd w:val="clear" w:color="auto" w:fill="FFFFFF"/>
          </w:rPr>
          <w:t>Frustration and aggression.</w:t>
        </w:r>
        <w:proofErr w:type="gramEnd"/>
      </w:ins>
    </w:p>
    <w:p w:rsidR="000D4E74" w:rsidRDefault="000D4E74" w:rsidP="000D4E74">
      <w:pPr>
        <w:pStyle w:val="Normal1"/>
        <w:numPr>
          <w:ins w:id="1711" w:author="Jeff Greenfield" w:date="2014-11-23T14:05:00Z"/>
        </w:numPr>
        <w:spacing w:line="480" w:lineRule="auto"/>
        <w:ind w:left="720" w:hanging="719"/>
        <w:rPr>
          <w:ins w:id="1712" w:author="Jeff Greenfield" w:date="2014-11-23T14:05:00Z"/>
          <w:rFonts w:ascii="Times New Roman" w:eastAsia="Times New Roman" w:hAnsi="Times New Roman" w:cs="Times New Roman"/>
          <w:sz w:val="24"/>
        </w:rPr>
      </w:pPr>
      <w:ins w:id="1713" w:author="Jeff Greenfield" w:date="2014-11-23T14:05:00Z">
        <w:r w:rsidRPr="00BD4038">
          <w:rPr>
            <w:rFonts w:ascii="Times New Roman" w:eastAsia="Times New Roman" w:hAnsi="Times New Roman" w:cs="Times New Roman"/>
            <w:sz w:val="24"/>
            <w:highlight w:val="white"/>
          </w:rPr>
          <w:t xml:space="preserve">Doob, A. N., &amp; Kirshenbaum, H. M. (1973). </w:t>
        </w:r>
        <w:proofErr w:type="gramStart"/>
        <w:r w:rsidRPr="00BD4038">
          <w:rPr>
            <w:rFonts w:ascii="Times New Roman" w:eastAsia="Times New Roman" w:hAnsi="Times New Roman" w:cs="Times New Roman"/>
            <w:sz w:val="24"/>
            <w:highlight w:val="white"/>
          </w:rPr>
          <w:t>The effects on arousal of frustrat</w:t>
        </w:r>
        <w:r w:rsidRPr="00BD4038">
          <w:rPr>
            <w:rFonts w:ascii="Times New Roman" w:eastAsia="Times New Roman" w:hAnsi="Times New Roman" w:cs="Times New Roman"/>
            <w:sz w:val="24"/>
          </w:rPr>
          <w:t>ion and aggressive films.</w:t>
        </w:r>
        <w:proofErr w:type="gramEnd"/>
        <w:r w:rsidRPr="00BD4038">
          <w:rPr>
            <w:rFonts w:ascii="Times New Roman" w:eastAsia="Times New Roman" w:hAnsi="Times New Roman" w:cs="Times New Roman"/>
            <w:sz w:val="24"/>
          </w:rPr>
          <w:t xml:space="preserve"> </w:t>
        </w:r>
        <w:proofErr w:type="gramStart"/>
        <w:r w:rsidRPr="00BD4038">
          <w:rPr>
            <w:rFonts w:ascii="Times New Roman" w:eastAsia="Times New Roman" w:hAnsi="Times New Roman" w:cs="Times New Roman"/>
            <w:i/>
            <w:sz w:val="24"/>
          </w:rPr>
          <w:t>Journal of Experimental Social Psychology</w:t>
        </w:r>
        <w:r w:rsidRPr="00BD4038">
          <w:rPr>
            <w:rFonts w:ascii="Times New Roman" w:eastAsia="Times New Roman" w:hAnsi="Times New Roman" w:cs="Times New Roman"/>
            <w:sz w:val="24"/>
          </w:rPr>
          <w:t xml:space="preserve">, </w:t>
        </w:r>
        <w:r w:rsidRPr="00BD4038">
          <w:rPr>
            <w:rFonts w:ascii="Times New Roman" w:eastAsia="Times New Roman" w:hAnsi="Times New Roman" w:cs="Times New Roman"/>
            <w:i/>
            <w:sz w:val="24"/>
          </w:rPr>
          <w:t>9</w:t>
        </w:r>
        <w:r w:rsidRPr="00BD4038">
          <w:rPr>
            <w:rFonts w:ascii="Times New Roman" w:eastAsia="Times New Roman" w:hAnsi="Times New Roman" w:cs="Times New Roman"/>
            <w:sz w:val="24"/>
          </w:rPr>
          <w:t>(1), 57-64.</w:t>
        </w:r>
        <w:proofErr w:type="gramEnd"/>
      </w:ins>
    </w:p>
    <w:p w:rsidR="000D4E74" w:rsidRPr="000D4E74" w:rsidRDefault="000D4E74" w:rsidP="000D4E74">
      <w:pPr>
        <w:spacing w:line="480" w:lineRule="auto"/>
        <w:ind w:left="720" w:hanging="720"/>
        <w:rPr>
          <w:rFonts w:ascii="Times New Roman" w:hAnsi="Times New Roman"/>
          <w:color w:val="auto"/>
          <w:sz w:val="24"/>
          <w:szCs w:val="20"/>
          <w:rPrChange w:id="1714" w:author="Jeff Greenfield" w:date="2014-11-23T14:05:00Z">
            <w:rPr>
              <w:rFonts w:ascii="Times New Roman" w:hAnsi="Times New Roman"/>
              <w:sz w:val="24"/>
            </w:rPr>
          </w:rPrChange>
        </w:rPr>
        <w:pPrChange w:id="1715" w:author="Jeff Greenfield" w:date="2014-11-23T14:05:00Z">
          <w:pPr>
            <w:pStyle w:val="Normal1"/>
            <w:spacing w:line="480" w:lineRule="auto"/>
            <w:ind w:left="720" w:hanging="719"/>
          </w:pPr>
        </w:pPrChange>
      </w:pPr>
      <w:proofErr w:type="gramStart"/>
      <w:ins w:id="1716" w:author="Jeff Greenfield" w:date="2014-11-23T14:04:00Z">
        <w:r w:rsidRPr="000D4E74">
          <w:rPr>
            <w:rFonts w:ascii="Times New Roman" w:hAnsi="Times New Roman"/>
            <w:color w:val="222222"/>
            <w:sz w:val="24"/>
            <w:szCs w:val="21"/>
            <w:shd w:val="clear" w:color="auto" w:fill="FFFFFF"/>
            <w:rPrChange w:id="1717" w:author="Jeff Greenfield" w:date="2014-11-23T14:05:00Z">
              <w:rPr>
                <w:color w:val="222222"/>
                <w:sz w:val="21"/>
                <w:szCs w:val="21"/>
                <w:shd w:val="clear" w:color="auto" w:fill="FFFFFF"/>
              </w:rPr>
            </w:rPrChange>
          </w:rPr>
          <w:t>Duggan, M., &amp; Smith, A. (2013).</w:t>
        </w:r>
        <w:proofErr w:type="gramEnd"/>
        <w:r w:rsidRPr="000D4E74">
          <w:rPr>
            <w:rFonts w:ascii="Times New Roman" w:hAnsi="Times New Roman"/>
            <w:color w:val="222222"/>
            <w:sz w:val="24"/>
            <w:szCs w:val="21"/>
            <w:shd w:val="clear" w:color="auto" w:fill="FFFFFF"/>
            <w:rPrChange w:id="1718" w:author="Jeff Greenfield" w:date="2014-11-23T14:05:00Z">
              <w:rPr>
                <w:color w:val="222222"/>
                <w:sz w:val="21"/>
                <w:szCs w:val="21"/>
                <w:shd w:val="clear" w:color="auto" w:fill="FFFFFF"/>
              </w:rPr>
            </w:rPrChange>
          </w:rPr>
          <w:t xml:space="preserve"> 6% of online adults are </w:t>
        </w:r>
        <w:proofErr w:type="spellStart"/>
        <w:r w:rsidRPr="000D4E74">
          <w:rPr>
            <w:rFonts w:ascii="Times New Roman" w:hAnsi="Times New Roman"/>
            <w:color w:val="222222"/>
            <w:sz w:val="24"/>
            <w:szCs w:val="21"/>
            <w:shd w:val="clear" w:color="auto" w:fill="FFFFFF"/>
            <w:rPrChange w:id="1719" w:author="Jeff Greenfield" w:date="2014-11-23T14:05:00Z">
              <w:rPr>
                <w:color w:val="222222"/>
                <w:sz w:val="21"/>
                <w:szCs w:val="21"/>
                <w:shd w:val="clear" w:color="auto" w:fill="FFFFFF"/>
              </w:rPr>
            </w:rPrChange>
          </w:rPr>
          <w:t>reddit</w:t>
        </w:r>
        <w:proofErr w:type="spellEnd"/>
        <w:r w:rsidRPr="000D4E74">
          <w:rPr>
            <w:rFonts w:ascii="Times New Roman" w:hAnsi="Times New Roman"/>
            <w:color w:val="222222"/>
            <w:sz w:val="24"/>
            <w:szCs w:val="21"/>
            <w:shd w:val="clear" w:color="auto" w:fill="FFFFFF"/>
            <w:rPrChange w:id="1720" w:author="Jeff Greenfield" w:date="2014-11-23T14:05:00Z">
              <w:rPr>
                <w:color w:val="222222"/>
                <w:sz w:val="21"/>
                <w:szCs w:val="21"/>
                <w:shd w:val="clear" w:color="auto" w:fill="FFFFFF"/>
              </w:rPr>
            </w:rPrChange>
          </w:rPr>
          <w:t xml:space="preserve"> users.</w:t>
        </w:r>
        <w:r w:rsidRPr="000D4E74">
          <w:rPr>
            <w:rFonts w:ascii="Times New Roman" w:hAnsi="Times New Roman"/>
            <w:color w:val="222222"/>
            <w:sz w:val="24"/>
            <w:rPrChange w:id="1721" w:author="Jeff Greenfield" w:date="2014-11-23T14:05:00Z">
              <w:rPr>
                <w:color w:val="222222"/>
                <w:sz w:val="21"/>
              </w:rPr>
            </w:rPrChange>
          </w:rPr>
          <w:t> </w:t>
        </w:r>
        <w:r w:rsidRPr="000D4E74">
          <w:rPr>
            <w:rFonts w:ascii="Times New Roman" w:hAnsi="Times New Roman"/>
            <w:i/>
            <w:color w:val="222222"/>
            <w:sz w:val="24"/>
            <w:szCs w:val="21"/>
            <w:shd w:val="clear" w:color="auto" w:fill="FFFFFF"/>
            <w:rPrChange w:id="1722" w:author="Jeff Greenfield" w:date="2014-11-23T14:05:00Z">
              <w:rPr>
                <w:i/>
                <w:color w:val="222222"/>
                <w:sz w:val="21"/>
                <w:szCs w:val="21"/>
                <w:shd w:val="clear" w:color="auto" w:fill="FFFFFF"/>
              </w:rPr>
            </w:rPrChange>
          </w:rPr>
          <w:t>Pew Internet &amp; American Life Project</w:t>
        </w:r>
        <w:r w:rsidRPr="000D4E74">
          <w:rPr>
            <w:rFonts w:ascii="Times New Roman" w:hAnsi="Times New Roman"/>
            <w:color w:val="222222"/>
            <w:sz w:val="24"/>
            <w:szCs w:val="21"/>
            <w:shd w:val="clear" w:color="auto" w:fill="FFFFFF"/>
            <w:rPrChange w:id="1723" w:author="Jeff Greenfield" w:date="2014-11-23T14:05:00Z">
              <w:rPr>
                <w:color w:val="222222"/>
                <w:sz w:val="21"/>
                <w:szCs w:val="21"/>
                <w:shd w:val="clear" w:color="auto" w:fill="FFFFFF"/>
              </w:rPr>
            </w:rPrChange>
          </w:rPr>
          <w:t>,</w:t>
        </w:r>
        <w:r w:rsidRPr="000D4E74">
          <w:rPr>
            <w:rFonts w:ascii="Times New Roman" w:hAnsi="Times New Roman"/>
            <w:color w:val="222222"/>
            <w:sz w:val="24"/>
            <w:rPrChange w:id="1724" w:author="Jeff Greenfield" w:date="2014-11-23T14:05:00Z">
              <w:rPr>
                <w:color w:val="222222"/>
                <w:sz w:val="21"/>
              </w:rPr>
            </w:rPrChange>
          </w:rPr>
          <w:t> </w:t>
        </w:r>
        <w:r w:rsidRPr="000D4E74">
          <w:rPr>
            <w:rFonts w:ascii="Times New Roman" w:hAnsi="Times New Roman"/>
            <w:i/>
            <w:color w:val="222222"/>
            <w:sz w:val="24"/>
            <w:szCs w:val="21"/>
            <w:shd w:val="clear" w:color="auto" w:fill="FFFFFF"/>
            <w:rPrChange w:id="1725" w:author="Jeff Greenfield" w:date="2014-11-23T14:05:00Z">
              <w:rPr>
                <w:i/>
                <w:color w:val="222222"/>
                <w:sz w:val="21"/>
                <w:szCs w:val="21"/>
                <w:shd w:val="clear" w:color="auto" w:fill="FFFFFF"/>
              </w:rPr>
            </w:rPrChange>
          </w:rPr>
          <w:t>3</w:t>
        </w:r>
        <w:r w:rsidRPr="000D4E74">
          <w:rPr>
            <w:rFonts w:ascii="Times New Roman" w:hAnsi="Times New Roman"/>
            <w:color w:val="222222"/>
            <w:sz w:val="24"/>
            <w:szCs w:val="21"/>
            <w:shd w:val="clear" w:color="auto" w:fill="FFFFFF"/>
            <w:rPrChange w:id="1726" w:author="Jeff Greenfield" w:date="2014-11-23T14:05:00Z">
              <w:rPr>
                <w:color w:val="222222"/>
                <w:sz w:val="21"/>
                <w:szCs w:val="21"/>
                <w:shd w:val="clear" w:color="auto" w:fill="FFFFFF"/>
              </w:rPr>
            </w:rPrChange>
          </w:rPr>
          <w:t>.</w:t>
        </w:r>
      </w:ins>
    </w:p>
    <w:p w:rsidR="00F172B5" w:rsidRPr="00F172B5" w:rsidRDefault="00BD4038" w:rsidP="000D4E74">
      <w:pPr>
        <w:pStyle w:val="Normal1"/>
        <w:spacing w:line="480" w:lineRule="auto"/>
        <w:ind w:left="720" w:hanging="719"/>
        <w:rPr>
          <w:ins w:id="1727" w:author="Unknown" w:date="2014-11-21T21:07:00Z"/>
          <w:rFonts w:ascii="Times New Roman" w:eastAsia="Times New Roman" w:hAnsi="Times New Roman" w:cs="Times New Roman"/>
          <w:sz w:val="24"/>
        </w:rPr>
        <w:pPrChange w:id="1728" w:author="Jeff Greenfield" w:date="2014-11-23T14:05:00Z">
          <w:pPr>
            <w:pStyle w:val="Normal1"/>
            <w:spacing w:line="480" w:lineRule="auto"/>
            <w:ind w:left="720" w:hanging="719"/>
          </w:pPr>
        </w:pPrChange>
      </w:pPr>
      <w:r w:rsidRPr="000D4E74">
        <w:rPr>
          <w:rFonts w:ascii="Times New Roman" w:eastAsia="Times New Roman" w:hAnsi="Times New Roman" w:cs="Times New Roman"/>
          <w:sz w:val="24"/>
          <w:highlight w:val="white"/>
          <w:rPrChange w:id="1729" w:author="Jeff Greenfield" w:date="2014-11-23T14:05:00Z">
            <w:rPr>
              <w:rFonts w:ascii="Times New Roman" w:eastAsia="Times New Roman" w:hAnsi="Times New Roman" w:cs="Times New Roman"/>
              <w:sz w:val="24"/>
              <w:szCs w:val="16"/>
              <w:highlight w:val="white"/>
            </w:rPr>
          </w:rPrChange>
        </w:rPr>
        <w:t xml:space="preserve">Dunn, R. </w:t>
      </w:r>
      <w:proofErr w:type="gramStart"/>
      <w:r w:rsidRPr="00BD4038">
        <w:rPr>
          <w:rFonts w:ascii="Times New Roman" w:eastAsia="Times New Roman" w:hAnsi="Times New Roman" w:cs="Times New Roman"/>
          <w:sz w:val="24"/>
          <w:highlight w:val="white"/>
          <w:rPrChange w:id="1730" w:author="Unknown" w:date="2014-11-22T13:52:00Z">
            <w:rPr>
              <w:rFonts w:ascii="Times New Roman" w:eastAsia="Times New Roman" w:hAnsi="Times New Roman" w:cs="Times New Roman"/>
              <w:sz w:val="24"/>
              <w:szCs w:val="16"/>
              <w:highlight w:val="white"/>
            </w:rPr>
          </w:rPrChange>
        </w:rPr>
        <w:t>( 1993</w:t>
      </w:r>
      <w:proofErr w:type="gramEnd"/>
      <w:r w:rsidRPr="00BD4038">
        <w:rPr>
          <w:rFonts w:ascii="Times New Roman" w:eastAsia="Times New Roman" w:hAnsi="Times New Roman" w:cs="Times New Roman"/>
          <w:sz w:val="24"/>
          <w:highlight w:val="white"/>
          <w:rPrChange w:id="1731" w:author="Unknown" w:date="2014-11-22T13:52:00Z">
            <w:rPr>
              <w:rFonts w:ascii="Times New Roman" w:eastAsia="Times New Roman" w:hAnsi="Times New Roman" w:cs="Times New Roman"/>
              <w:sz w:val="24"/>
              <w:szCs w:val="16"/>
              <w:highlight w:val="white"/>
            </w:rPr>
          </w:rPrChange>
        </w:rPr>
        <w:t xml:space="preserve">). </w:t>
      </w:r>
      <w:proofErr w:type="gramStart"/>
      <w:r w:rsidRPr="00BD4038">
        <w:rPr>
          <w:rFonts w:ascii="Times New Roman" w:eastAsia="Times New Roman" w:hAnsi="Times New Roman" w:cs="Times New Roman"/>
          <w:sz w:val="24"/>
          <w:highlight w:val="white"/>
          <w:rPrChange w:id="1732" w:author="Unknown" w:date="2014-11-22T13:52:00Z">
            <w:rPr>
              <w:rFonts w:ascii="Times New Roman" w:eastAsia="Times New Roman" w:hAnsi="Times New Roman" w:cs="Times New Roman"/>
              <w:sz w:val="24"/>
              <w:szCs w:val="16"/>
              <w:highlight w:val="white"/>
            </w:rPr>
          </w:rPrChange>
        </w:rPr>
        <w:t>Learning styles of the multiculturally diverse.</w:t>
      </w:r>
      <w:proofErr w:type="gramEnd"/>
      <w:r w:rsidRPr="00BD4038">
        <w:rPr>
          <w:rFonts w:ascii="Times New Roman" w:eastAsia="Times New Roman" w:hAnsi="Times New Roman" w:cs="Times New Roman"/>
          <w:sz w:val="24"/>
          <w:highlight w:val="white"/>
          <w:rPrChange w:id="1733" w:author="Unknown" w:date="2014-11-22T13:52:00Z">
            <w:rPr>
              <w:rFonts w:ascii="Times New Roman" w:eastAsia="Times New Roman" w:hAnsi="Times New Roman" w:cs="Times New Roman"/>
              <w:sz w:val="24"/>
              <w:szCs w:val="16"/>
              <w:highlight w:val="white"/>
            </w:rPr>
          </w:rPrChange>
        </w:rPr>
        <w:t xml:space="preserve"> </w:t>
      </w:r>
      <w:r w:rsidRPr="00BD4038">
        <w:rPr>
          <w:rFonts w:ascii="Times New Roman" w:eastAsia="Times New Roman" w:hAnsi="Times New Roman" w:cs="Times New Roman"/>
          <w:i/>
          <w:sz w:val="24"/>
          <w:highlight w:val="white"/>
          <w:rPrChange w:id="1734" w:author="Unknown" w:date="2014-11-22T13:52:00Z">
            <w:rPr>
              <w:rFonts w:ascii="Times New Roman" w:eastAsia="Times New Roman" w:hAnsi="Times New Roman" w:cs="Times New Roman"/>
              <w:i/>
              <w:sz w:val="24"/>
              <w:szCs w:val="16"/>
              <w:highlight w:val="white"/>
            </w:rPr>
          </w:rPrChange>
        </w:rPr>
        <w:t>Emergency Librarian</w:t>
      </w:r>
      <w:r w:rsidRPr="00BD4038">
        <w:rPr>
          <w:rFonts w:ascii="Times New Roman" w:eastAsia="Times New Roman" w:hAnsi="Times New Roman" w:cs="Times New Roman"/>
          <w:sz w:val="24"/>
          <w:highlight w:val="white"/>
          <w:rPrChange w:id="1735" w:author="Unknown" w:date="2014-11-22T13:52:00Z">
            <w:rPr>
              <w:rFonts w:ascii="Times New Roman" w:eastAsia="Times New Roman" w:hAnsi="Times New Roman" w:cs="Times New Roman"/>
              <w:sz w:val="24"/>
              <w:szCs w:val="16"/>
              <w:highlight w:val="white"/>
            </w:rPr>
          </w:rPrChange>
        </w:rPr>
        <w:t xml:space="preserve">, </w:t>
      </w:r>
      <w:r w:rsidRPr="00BD4038">
        <w:rPr>
          <w:rFonts w:ascii="Times New Roman" w:eastAsia="Times New Roman" w:hAnsi="Times New Roman" w:cs="Times New Roman"/>
          <w:i/>
          <w:sz w:val="24"/>
          <w:highlight w:val="white"/>
          <w:rPrChange w:id="1736" w:author="Unknown" w:date="2014-11-22T13:52:00Z">
            <w:rPr>
              <w:rFonts w:ascii="Times New Roman" w:eastAsia="Times New Roman" w:hAnsi="Times New Roman" w:cs="Times New Roman"/>
              <w:i/>
              <w:sz w:val="24"/>
              <w:szCs w:val="16"/>
              <w:highlight w:val="white"/>
            </w:rPr>
          </w:rPrChange>
        </w:rPr>
        <w:t>20</w:t>
      </w:r>
      <w:proofErr w:type="gramStart"/>
      <w:r w:rsidRPr="00BD4038">
        <w:rPr>
          <w:rFonts w:ascii="Times New Roman" w:eastAsia="Times New Roman" w:hAnsi="Times New Roman" w:cs="Times New Roman"/>
          <w:sz w:val="24"/>
          <w:highlight w:val="white"/>
          <w:rPrChange w:id="1737" w:author="Unknown" w:date="2014-11-22T13:52:00Z">
            <w:rPr>
              <w:rFonts w:ascii="Times New Roman" w:eastAsia="Times New Roman" w:hAnsi="Times New Roman" w:cs="Times New Roman"/>
              <w:sz w:val="24"/>
              <w:szCs w:val="16"/>
              <w:highlight w:val="white"/>
            </w:rPr>
          </w:rPrChange>
        </w:rPr>
        <w:t>( 4</w:t>
      </w:r>
      <w:proofErr w:type="gramEnd"/>
      <w:r w:rsidRPr="00BD4038">
        <w:rPr>
          <w:rFonts w:ascii="Times New Roman" w:eastAsia="Times New Roman" w:hAnsi="Times New Roman" w:cs="Times New Roman"/>
          <w:sz w:val="24"/>
          <w:highlight w:val="white"/>
          <w:rPrChange w:id="1738" w:author="Unknown" w:date="2014-11-22T13:52:00Z">
            <w:rPr>
              <w:rFonts w:ascii="Times New Roman" w:eastAsia="Times New Roman" w:hAnsi="Times New Roman" w:cs="Times New Roman"/>
              <w:sz w:val="24"/>
              <w:szCs w:val="16"/>
              <w:highlight w:val="white"/>
            </w:rPr>
          </w:rPrChange>
        </w:rPr>
        <w:t>), 24– 32.</w:t>
      </w:r>
    </w:p>
    <w:p w:rsidR="00A46154" w:rsidRPr="007F45B1" w:rsidRDefault="00BD4038" w:rsidP="007F45B1">
      <w:pPr>
        <w:numPr>
          <w:ins w:id="1739" w:author="Jeff Greenfield" w:date="2014-11-23T15:33:00Z"/>
        </w:numPr>
        <w:spacing w:line="480" w:lineRule="auto"/>
        <w:ind w:left="720" w:hanging="720"/>
        <w:rPr>
          <w:ins w:id="1740" w:author="Jeff Greenfield" w:date="2014-11-22T19:44:00Z"/>
          <w:rFonts w:ascii="Times New Roman" w:hAnsi="Times New Roman"/>
          <w:sz w:val="24"/>
          <w:szCs w:val="22"/>
          <w:shd w:val="clear" w:color="auto" w:fill="FFFFFF"/>
          <w:rPrChange w:id="1741" w:author="Jeff Greenfield" w:date="2014-11-22T19:44:00Z">
            <w:rPr>
              <w:ins w:id="1742" w:author="Jeff Greenfield" w:date="2014-11-22T19:44:00Z"/>
              <w:rFonts w:ascii="Times New Roman" w:hAnsi="Times New Roman"/>
              <w:sz w:val="24"/>
              <w:szCs w:val="22"/>
              <w:shd w:val="clear" w:color="auto" w:fill="FFFFFF"/>
            </w:rPr>
          </w:rPrChange>
        </w:rPr>
        <w:pPrChange w:id="1743" w:author="Jeff Greenfield" w:date="2014-11-22T19:45:00Z">
          <w:pPr>
            <w:spacing w:line="480" w:lineRule="auto"/>
            <w:ind w:left="720" w:hanging="720"/>
          </w:pPr>
        </w:pPrChange>
      </w:pPr>
      <w:ins w:id="1744" w:author="Unknown" w:date="2014-11-22T13:51:00Z">
        <w:del w:id="1745" w:author="Jeff Greenfield" w:date="2014-11-23T15:40:00Z">
          <w:r w:rsidRPr="00BD4038" w:rsidDel="00D56223">
            <w:rPr>
              <w:rFonts w:ascii="Times New Roman" w:hAnsi="Times New Roman"/>
              <w:sz w:val="24"/>
              <w:szCs w:val="22"/>
              <w:shd w:val="clear" w:color="auto" w:fill="FFFFFF"/>
              <w:rPrChange w:id="1746" w:author="Unknown" w:date="2014-11-22T13:52:00Z">
                <w:rPr>
                  <w:rFonts w:ascii="Helvetica Neue" w:hAnsi="Helvetica Neue"/>
                  <w:sz w:val="16"/>
                  <w:szCs w:val="22"/>
                  <w:shd w:val="clear" w:color="auto" w:fill="FFFFFF"/>
                </w:rPr>
              </w:rPrChange>
            </w:rPr>
            <w:delText>"Duolingo | Learn Spanish, French, German, Portuguese, Italian and English for Free."</w:delText>
          </w:r>
          <w:r w:rsidRPr="00BD4038" w:rsidDel="00D56223">
            <w:rPr>
              <w:rFonts w:ascii="Times New Roman" w:hAnsi="Times New Roman"/>
              <w:sz w:val="24"/>
              <w:rPrChange w:id="1747" w:author="Unknown" w:date="2014-11-22T13:52:00Z">
                <w:rPr>
                  <w:rFonts w:ascii="Helvetica Neue" w:hAnsi="Helvetica Neue"/>
                  <w:sz w:val="16"/>
                  <w:szCs w:val="16"/>
                </w:rPr>
              </w:rPrChange>
            </w:rPr>
            <w:delText> </w:delText>
          </w:r>
          <w:r w:rsidRPr="00BD4038" w:rsidDel="00D56223">
            <w:rPr>
              <w:rFonts w:ascii="Times New Roman" w:hAnsi="Times New Roman"/>
              <w:i/>
              <w:sz w:val="24"/>
              <w:szCs w:val="22"/>
              <w:shd w:val="clear" w:color="auto" w:fill="FFFFFF"/>
              <w:rPrChange w:id="1748" w:author="Unknown" w:date="2014-11-22T13:52:00Z">
                <w:rPr>
                  <w:rFonts w:ascii="Helvetica Neue" w:hAnsi="Helvetica Neue"/>
                  <w:i/>
                  <w:sz w:val="16"/>
                  <w:szCs w:val="22"/>
                  <w:shd w:val="clear" w:color="auto" w:fill="FFFFFF"/>
                </w:rPr>
              </w:rPrChange>
            </w:rPr>
            <w:delText>Duolingo | Learn Spanish, French, German, Portuguese, Italian and English for Free</w:delText>
          </w:r>
          <w:r w:rsidRPr="00BD4038" w:rsidDel="00D56223">
            <w:rPr>
              <w:rFonts w:ascii="Times New Roman" w:hAnsi="Times New Roman"/>
              <w:sz w:val="24"/>
              <w:szCs w:val="22"/>
              <w:shd w:val="clear" w:color="auto" w:fill="FFFFFF"/>
              <w:rPrChange w:id="1749" w:author="Unknown" w:date="2014-11-22T13:52:00Z">
                <w:rPr>
                  <w:rFonts w:ascii="Helvetica Neue" w:hAnsi="Helvetica Neue"/>
                  <w:sz w:val="16"/>
                  <w:szCs w:val="22"/>
                  <w:shd w:val="clear" w:color="auto" w:fill="FFFFFF"/>
                </w:rPr>
              </w:rPrChange>
            </w:rPr>
            <w:delText xml:space="preserve">. N.p., n.d. </w:delText>
          </w:r>
          <w:r w:rsidRPr="007F45B1" w:rsidDel="00D56223">
            <w:rPr>
              <w:rFonts w:ascii="Times New Roman" w:hAnsi="Times New Roman"/>
              <w:sz w:val="24"/>
              <w:szCs w:val="22"/>
              <w:shd w:val="clear" w:color="auto" w:fill="FFFFFF"/>
              <w:rPrChange w:id="1750" w:author="Jeff Greenfield" w:date="2014-11-22T19:44:00Z">
                <w:rPr>
                  <w:rFonts w:ascii="Helvetica Neue" w:hAnsi="Helvetica Neue"/>
                  <w:sz w:val="16"/>
                  <w:szCs w:val="22"/>
                  <w:shd w:val="clear" w:color="auto" w:fill="FFFFFF"/>
                </w:rPr>
              </w:rPrChange>
            </w:rPr>
            <w:delText>Web. 22 Nov. 2014. &lt;http://www.duolingo.com/&gt;.</w:delText>
          </w:r>
        </w:del>
      </w:ins>
      <w:proofErr w:type="gramStart"/>
      <w:ins w:id="1751" w:author="Jeff Greenfield" w:date="2014-11-23T15:33:00Z">
        <w:r w:rsidR="00A46154">
          <w:rPr>
            <w:rFonts w:ascii="Times New Roman" w:hAnsi="Times New Roman"/>
            <w:sz w:val="24"/>
            <w:szCs w:val="22"/>
            <w:shd w:val="clear" w:color="auto" w:fill="FFFFFF"/>
          </w:rPr>
          <w:t>Entertainment Software Association.</w:t>
        </w:r>
        <w:proofErr w:type="gramEnd"/>
        <w:r w:rsidR="00A46154">
          <w:rPr>
            <w:rFonts w:ascii="Times New Roman" w:hAnsi="Times New Roman"/>
            <w:sz w:val="24"/>
            <w:szCs w:val="22"/>
            <w:shd w:val="clear" w:color="auto" w:fill="FFFFFF"/>
          </w:rPr>
          <w:t xml:space="preserve">  </w:t>
        </w:r>
      </w:ins>
      <w:ins w:id="1752" w:author="Jeff Greenfield" w:date="2014-11-23T15:34:00Z">
        <w:r w:rsidR="00A46154">
          <w:rPr>
            <w:rFonts w:ascii="Times New Roman" w:hAnsi="Times New Roman"/>
            <w:sz w:val="24"/>
            <w:szCs w:val="22"/>
            <w:shd w:val="clear" w:color="auto" w:fill="FFFFFF"/>
          </w:rPr>
          <w:t>(2014)</w:t>
        </w:r>
        <w:proofErr w:type="gramStart"/>
        <w:r w:rsidR="00A46154">
          <w:rPr>
            <w:rFonts w:ascii="Times New Roman" w:hAnsi="Times New Roman"/>
            <w:sz w:val="24"/>
            <w:szCs w:val="22"/>
            <w:shd w:val="clear" w:color="auto" w:fill="FFFFFF"/>
          </w:rPr>
          <w:t xml:space="preserve">.  </w:t>
        </w:r>
        <w:r w:rsidR="00A46154" w:rsidRPr="00A46154">
          <w:rPr>
            <w:rFonts w:ascii="Times New Roman" w:hAnsi="Times New Roman"/>
            <w:i/>
            <w:sz w:val="24"/>
            <w:szCs w:val="22"/>
            <w:shd w:val="clear" w:color="auto" w:fill="FFFFFF"/>
            <w:rPrChange w:id="1753" w:author="Jeff Greenfield" w:date="2014-11-23T15:34:00Z">
              <w:rPr>
                <w:rFonts w:ascii="Times New Roman" w:hAnsi="Times New Roman"/>
                <w:sz w:val="24"/>
                <w:szCs w:val="22"/>
                <w:shd w:val="clear" w:color="auto" w:fill="FFFFFF"/>
              </w:rPr>
            </w:rPrChange>
          </w:rPr>
          <w:t>Essential facts about the computer and video game industry</w:t>
        </w:r>
        <w:r w:rsidR="00A46154">
          <w:rPr>
            <w:rFonts w:ascii="Times New Roman" w:hAnsi="Times New Roman"/>
            <w:sz w:val="24"/>
            <w:szCs w:val="22"/>
            <w:shd w:val="clear" w:color="auto" w:fill="FFFFFF"/>
          </w:rPr>
          <w:t>.</w:t>
        </w:r>
        <w:proofErr w:type="gramEnd"/>
        <w:r w:rsidR="00A46154">
          <w:rPr>
            <w:rFonts w:ascii="Times New Roman" w:hAnsi="Times New Roman"/>
            <w:sz w:val="24"/>
            <w:szCs w:val="22"/>
            <w:shd w:val="clear" w:color="auto" w:fill="FFFFFF"/>
          </w:rPr>
          <w:t xml:space="preserve">  Retrieved from </w:t>
        </w:r>
        <w:r w:rsidR="00A46154">
          <w:rPr>
            <w:rFonts w:ascii="Times New Roman" w:hAnsi="Times New Roman"/>
            <w:sz w:val="24"/>
            <w:szCs w:val="22"/>
            <w:shd w:val="clear" w:color="auto" w:fill="FFFFFF"/>
          </w:rPr>
          <w:fldChar w:fldCharType="begin"/>
        </w:r>
        <w:r w:rsidR="00A46154">
          <w:rPr>
            <w:rFonts w:ascii="Times New Roman" w:hAnsi="Times New Roman"/>
            <w:sz w:val="24"/>
            <w:szCs w:val="22"/>
            <w:shd w:val="clear" w:color="auto" w:fill="FFFFFF"/>
          </w:rPr>
          <w:instrText xml:space="preserve"> HYPERLINK "</w:instrText>
        </w:r>
        <w:r w:rsidR="00A46154" w:rsidRPr="00A46154">
          <w:rPr>
            <w:rFonts w:ascii="Times New Roman" w:hAnsi="Times New Roman"/>
            <w:sz w:val="24"/>
            <w:szCs w:val="22"/>
            <w:shd w:val="clear" w:color="auto" w:fill="FFFFFF"/>
          </w:rPr>
          <w:instrText>http://www.theesa.com/facts/pdfs/ESA_EF_2014.pdf</w:instrText>
        </w:r>
        <w:r w:rsidR="00A46154">
          <w:rPr>
            <w:rFonts w:ascii="Times New Roman" w:hAnsi="Times New Roman"/>
            <w:sz w:val="24"/>
            <w:szCs w:val="22"/>
            <w:shd w:val="clear" w:color="auto" w:fill="FFFFFF"/>
          </w:rPr>
          <w:instrText xml:space="preserve">" </w:instrText>
        </w:r>
      </w:ins>
      <w:r w:rsidR="00A46154" w:rsidRPr="00AD445C">
        <w:rPr>
          <w:rFonts w:ascii="Times New Roman" w:hAnsi="Times New Roman"/>
          <w:sz w:val="24"/>
          <w:szCs w:val="22"/>
          <w:shd w:val="clear" w:color="auto" w:fill="FFFFFF"/>
        </w:rPr>
      </w:r>
      <w:ins w:id="1754" w:author="Jeff Greenfield" w:date="2014-11-23T15:34:00Z">
        <w:r w:rsidR="00A46154">
          <w:rPr>
            <w:rFonts w:ascii="Times New Roman" w:hAnsi="Times New Roman"/>
            <w:sz w:val="24"/>
            <w:szCs w:val="22"/>
            <w:shd w:val="clear" w:color="auto" w:fill="FFFFFF"/>
          </w:rPr>
          <w:fldChar w:fldCharType="separate"/>
        </w:r>
        <w:r w:rsidR="00A46154" w:rsidRPr="00AD445C">
          <w:rPr>
            <w:rStyle w:val="Hyperlink"/>
            <w:rFonts w:ascii="Times New Roman" w:hAnsi="Times New Roman"/>
            <w:sz w:val="24"/>
            <w:szCs w:val="22"/>
            <w:shd w:val="clear" w:color="auto" w:fill="FFFFFF"/>
          </w:rPr>
          <w:t>http://www.theesa.com/facts/pdfs/ESA_EF_2014.pdf</w:t>
        </w:r>
        <w:r w:rsidR="00A46154">
          <w:rPr>
            <w:rFonts w:ascii="Times New Roman" w:hAnsi="Times New Roman"/>
            <w:sz w:val="24"/>
            <w:szCs w:val="22"/>
            <w:shd w:val="clear" w:color="auto" w:fill="FFFFFF"/>
          </w:rPr>
          <w:fldChar w:fldCharType="end"/>
        </w:r>
        <w:r w:rsidR="00A46154">
          <w:rPr>
            <w:rFonts w:ascii="Times New Roman" w:hAnsi="Times New Roman"/>
            <w:sz w:val="24"/>
            <w:szCs w:val="22"/>
            <w:shd w:val="clear" w:color="auto" w:fill="FFFFFF"/>
          </w:rPr>
          <w:t xml:space="preserve">, 11/23/14.  </w:t>
        </w:r>
      </w:ins>
    </w:p>
    <w:p w:rsidR="007F45B1" w:rsidRPr="007F45B1" w:rsidDel="000D4E74" w:rsidRDefault="007F45B1" w:rsidP="007F45B1">
      <w:pPr>
        <w:spacing w:line="480" w:lineRule="auto"/>
        <w:ind w:left="720" w:hanging="720"/>
        <w:rPr>
          <w:ins w:id="1755" w:author="Unknown" w:date="2014-11-22T13:51:00Z"/>
          <w:del w:id="1756" w:author="Jeff Greenfield" w:date="2014-11-23T14:05:00Z"/>
          <w:rFonts w:ascii="Times New Roman" w:hAnsi="Times New Roman"/>
          <w:color w:val="auto"/>
          <w:sz w:val="24"/>
          <w:szCs w:val="20"/>
          <w:rPrChange w:id="1757" w:author="Jeff Greenfield" w:date="2014-11-22T19:44:00Z">
            <w:rPr>
              <w:ins w:id="1758" w:author="Unknown" w:date="2014-11-22T13:51:00Z"/>
              <w:del w:id="1759" w:author="Jeff Greenfield" w:date="2014-11-23T14:05:00Z"/>
              <w:rFonts w:ascii="Times" w:hAnsi="Times"/>
              <w:color w:val="auto"/>
              <w:sz w:val="20"/>
              <w:szCs w:val="20"/>
            </w:rPr>
          </w:rPrChange>
        </w:rPr>
        <w:pPrChange w:id="1760" w:author="Jeff Greenfield" w:date="2014-11-22T19:45:00Z">
          <w:pPr/>
        </w:pPrChange>
      </w:pPr>
    </w:p>
    <w:p w:rsidR="0050710C" w:rsidDel="000D4E74" w:rsidRDefault="00BD4038">
      <w:pPr>
        <w:spacing w:line="480" w:lineRule="auto"/>
        <w:ind w:left="720" w:hanging="720"/>
        <w:rPr>
          <w:del w:id="1761" w:author="Jeff Greenfield" w:date="2014-11-23T14:05:00Z"/>
          <w:rFonts w:ascii="Times New Roman" w:hAnsi="Times New Roman"/>
          <w:color w:val="auto"/>
          <w:sz w:val="24"/>
          <w:szCs w:val="20"/>
          <w:rPrChange w:id="1762" w:author="Unknown" w:date="2014-11-22T13:52:00Z">
            <w:rPr>
              <w:del w:id="1763" w:author="Jeff Greenfield" w:date="2014-11-23T14:05:00Z"/>
              <w:rFonts w:ascii="Times New Roman" w:hAnsi="Times New Roman"/>
              <w:sz w:val="24"/>
            </w:rPr>
          </w:rPrChange>
        </w:rPr>
        <w:pPrChange w:id="1764" w:author="Unknown" w:date="2014-11-22T13:57:00Z">
          <w:pPr>
            <w:pStyle w:val="Normal1"/>
            <w:spacing w:line="480" w:lineRule="auto"/>
            <w:ind w:left="720" w:hanging="719"/>
          </w:pPr>
        </w:pPrChange>
      </w:pPr>
      <w:ins w:id="1765" w:author="Unknown" w:date="2014-11-21T21:07:00Z">
        <w:del w:id="1766" w:author="Jeff Greenfield" w:date="2014-11-23T14:05:00Z">
          <w:r w:rsidRPr="00BD4038" w:rsidDel="000D4E74">
            <w:rPr>
              <w:rFonts w:ascii="Times New Roman" w:hAnsi="Times New Roman"/>
              <w:color w:val="auto"/>
              <w:sz w:val="24"/>
              <w:szCs w:val="20"/>
              <w:rPrChange w:id="1767" w:author="Unknown" w:date="2014-11-22T13:52:00Z">
                <w:rPr>
                  <w:rFonts w:ascii="Times" w:hAnsi="Times"/>
                  <w:color w:val="auto"/>
                  <w:sz w:val="20"/>
                  <w:szCs w:val="20"/>
                </w:rPr>
              </w:rPrChange>
            </w:rPr>
            <w:delText>Duolingo | Learn Spanish, French, German, Portuguese, Italian and English for free. (n.d.). Retrieved November 22, 2014, from http://www.duolingo.com</w:delText>
          </w:r>
        </w:del>
      </w:ins>
    </w:p>
    <w:p w:rsidR="0050710C" w:rsidDel="000D4E74" w:rsidRDefault="00BD4038">
      <w:pPr>
        <w:pStyle w:val="Normal1"/>
        <w:spacing w:line="480" w:lineRule="auto"/>
        <w:ind w:left="720" w:hanging="719"/>
        <w:rPr>
          <w:ins w:id="1768" w:author="Unknown" w:date="2014-11-22T13:57:00Z"/>
          <w:del w:id="1769" w:author="Jeff Greenfield" w:date="2014-11-23T14:05:00Z"/>
          <w:rFonts w:ascii="Times New Roman" w:eastAsia="Times New Roman" w:hAnsi="Times New Roman" w:cs="Times New Roman"/>
          <w:sz w:val="24"/>
        </w:rPr>
      </w:pPr>
      <w:del w:id="1770" w:author="Jeff Greenfield" w:date="2014-11-23T14:05:00Z">
        <w:r w:rsidRPr="00BD4038" w:rsidDel="000D4E74">
          <w:rPr>
            <w:rFonts w:ascii="Times New Roman" w:eastAsia="Times New Roman" w:hAnsi="Times New Roman" w:cs="Times New Roman"/>
            <w:sz w:val="24"/>
            <w:highlight w:val="white"/>
            <w:rPrChange w:id="1771" w:author="Unknown" w:date="2014-11-22T13:52:00Z">
              <w:rPr>
                <w:rFonts w:ascii="Times New Roman" w:eastAsia="Times New Roman" w:hAnsi="Times New Roman" w:cs="Times New Roman"/>
                <w:sz w:val="24"/>
                <w:szCs w:val="16"/>
                <w:highlight w:val="white"/>
              </w:rPr>
            </w:rPrChange>
          </w:rPr>
          <w:delText>Doob, A. N., &amp; Kirshenbaum, H. M. (1973). The effects on arousal of frustrat</w:delText>
        </w:r>
        <w:r w:rsidRPr="00BD4038" w:rsidDel="000D4E74">
          <w:rPr>
            <w:rFonts w:ascii="Times New Roman" w:eastAsia="Times New Roman" w:hAnsi="Times New Roman" w:cs="Times New Roman"/>
            <w:sz w:val="24"/>
            <w:rPrChange w:id="1772" w:author="Unknown" w:date="2014-11-22T13:52:00Z">
              <w:rPr>
                <w:rFonts w:ascii="Times New Roman" w:eastAsia="Times New Roman" w:hAnsi="Times New Roman" w:cs="Times New Roman"/>
                <w:sz w:val="24"/>
                <w:szCs w:val="16"/>
              </w:rPr>
            </w:rPrChange>
          </w:rPr>
          <w:delText xml:space="preserve">ion and aggressive films. </w:delText>
        </w:r>
        <w:r w:rsidRPr="00BD4038" w:rsidDel="000D4E74">
          <w:rPr>
            <w:rFonts w:ascii="Times New Roman" w:eastAsia="Times New Roman" w:hAnsi="Times New Roman" w:cs="Times New Roman"/>
            <w:i/>
            <w:sz w:val="24"/>
            <w:rPrChange w:id="1773" w:author="Unknown" w:date="2014-11-22T13:52:00Z">
              <w:rPr>
                <w:rFonts w:ascii="Times New Roman" w:eastAsia="Times New Roman" w:hAnsi="Times New Roman" w:cs="Times New Roman"/>
                <w:i/>
                <w:sz w:val="24"/>
                <w:szCs w:val="16"/>
              </w:rPr>
            </w:rPrChange>
          </w:rPr>
          <w:delText>Journal of Experimental Social Psychology</w:delText>
        </w:r>
        <w:r w:rsidRPr="00BD4038" w:rsidDel="000D4E74">
          <w:rPr>
            <w:rFonts w:ascii="Times New Roman" w:eastAsia="Times New Roman" w:hAnsi="Times New Roman" w:cs="Times New Roman"/>
            <w:sz w:val="24"/>
            <w:rPrChange w:id="1774" w:author="Unknown" w:date="2014-11-22T13:52:00Z">
              <w:rPr>
                <w:rFonts w:ascii="Times New Roman" w:eastAsia="Times New Roman" w:hAnsi="Times New Roman" w:cs="Times New Roman"/>
                <w:sz w:val="24"/>
                <w:szCs w:val="16"/>
              </w:rPr>
            </w:rPrChange>
          </w:rPr>
          <w:delText xml:space="preserve">, </w:delText>
        </w:r>
        <w:r w:rsidRPr="00BD4038" w:rsidDel="000D4E74">
          <w:rPr>
            <w:rFonts w:ascii="Times New Roman" w:eastAsia="Times New Roman" w:hAnsi="Times New Roman" w:cs="Times New Roman"/>
            <w:i/>
            <w:sz w:val="24"/>
            <w:rPrChange w:id="1775" w:author="Unknown" w:date="2014-11-22T13:52:00Z">
              <w:rPr>
                <w:rFonts w:ascii="Times New Roman" w:eastAsia="Times New Roman" w:hAnsi="Times New Roman" w:cs="Times New Roman"/>
                <w:i/>
                <w:sz w:val="24"/>
                <w:szCs w:val="16"/>
              </w:rPr>
            </w:rPrChange>
          </w:rPr>
          <w:delText>9</w:delText>
        </w:r>
        <w:r w:rsidRPr="00BD4038" w:rsidDel="000D4E74">
          <w:rPr>
            <w:rFonts w:ascii="Times New Roman" w:eastAsia="Times New Roman" w:hAnsi="Times New Roman" w:cs="Times New Roman"/>
            <w:sz w:val="24"/>
            <w:rPrChange w:id="1776" w:author="Unknown" w:date="2014-11-22T13:52:00Z">
              <w:rPr>
                <w:rFonts w:ascii="Times New Roman" w:eastAsia="Times New Roman" w:hAnsi="Times New Roman" w:cs="Times New Roman"/>
                <w:sz w:val="24"/>
                <w:szCs w:val="16"/>
              </w:rPr>
            </w:rPrChange>
          </w:rPr>
          <w:delText>(1), 57-64.</w:delText>
        </w:r>
      </w:del>
    </w:p>
    <w:p w:rsidR="0050710C" w:rsidRPr="005927D3" w:rsidRDefault="00BD4038" w:rsidP="005927D3">
      <w:pPr>
        <w:spacing w:line="480" w:lineRule="auto"/>
        <w:ind w:left="720" w:hanging="720"/>
        <w:rPr>
          <w:ins w:id="1777" w:author="Jeff Greenfield" w:date="2014-11-22T18:10:00Z"/>
          <w:rFonts w:ascii="Times New Roman" w:hAnsi="Times New Roman"/>
          <w:color w:val="222222"/>
          <w:sz w:val="24"/>
          <w:szCs w:val="21"/>
          <w:shd w:val="clear" w:color="auto" w:fill="FFFFFF"/>
          <w:rPrChange w:id="1778" w:author="Jeff Greenfield" w:date="2014-11-22T18:11:00Z">
            <w:rPr>
              <w:ins w:id="1779" w:author="Jeff Greenfield" w:date="2014-11-22T18:10:00Z"/>
              <w:rFonts w:ascii="Times New Roman" w:hAnsi="Times New Roman"/>
              <w:color w:val="222222"/>
              <w:sz w:val="24"/>
              <w:szCs w:val="21"/>
              <w:shd w:val="clear" w:color="auto" w:fill="FFFFFF"/>
            </w:rPr>
          </w:rPrChange>
        </w:rPr>
        <w:pPrChange w:id="1780" w:author="Jeff Greenfield" w:date="2014-11-22T18:11:00Z">
          <w:pPr>
            <w:spacing w:line="480" w:lineRule="auto"/>
            <w:ind w:left="720" w:hanging="720"/>
          </w:pPr>
        </w:pPrChange>
      </w:pPr>
      <w:proofErr w:type="spellStart"/>
      <w:ins w:id="1781" w:author="Unknown" w:date="2014-11-22T13:57:00Z">
        <w:r w:rsidRPr="00BD4038">
          <w:rPr>
            <w:rFonts w:ascii="Times New Roman" w:hAnsi="Times New Roman"/>
            <w:color w:val="222222"/>
            <w:sz w:val="24"/>
            <w:szCs w:val="21"/>
            <w:shd w:val="clear" w:color="auto" w:fill="FFFFFF"/>
            <w:rPrChange w:id="1782" w:author="Unknown" w:date="2014-11-22T13:57:00Z">
              <w:rPr>
                <w:color w:val="222222"/>
                <w:sz w:val="21"/>
                <w:szCs w:val="21"/>
                <w:shd w:val="clear" w:color="auto" w:fill="FFFFFF"/>
              </w:rPr>
            </w:rPrChange>
          </w:rPr>
          <w:t>Hamari</w:t>
        </w:r>
        <w:proofErr w:type="spellEnd"/>
        <w:r w:rsidRPr="00BD4038">
          <w:rPr>
            <w:rFonts w:ascii="Times New Roman" w:hAnsi="Times New Roman"/>
            <w:color w:val="222222"/>
            <w:sz w:val="24"/>
            <w:szCs w:val="21"/>
            <w:shd w:val="clear" w:color="auto" w:fill="FFFFFF"/>
            <w:rPrChange w:id="1783" w:author="Unknown" w:date="2014-11-22T13:57:00Z">
              <w:rPr>
                <w:color w:val="222222"/>
                <w:sz w:val="21"/>
                <w:szCs w:val="21"/>
                <w:shd w:val="clear" w:color="auto" w:fill="FFFFFF"/>
              </w:rPr>
            </w:rPrChange>
          </w:rPr>
          <w:t xml:space="preserve">, J., </w:t>
        </w:r>
        <w:proofErr w:type="spellStart"/>
        <w:r w:rsidRPr="00BD4038">
          <w:rPr>
            <w:rFonts w:ascii="Times New Roman" w:hAnsi="Times New Roman"/>
            <w:color w:val="222222"/>
            <w:sz w:val="24"/>
            <w:szCs w:val="21"/>
            <w:shd w:val="clear" w:color="auto" w:fill="FFFFFF"/>
            <w:rPrChange w:id="1784" w:author="Unknown" w:date="2014-11-22T13:57:00Z">
              <w:rPr>
                <w:color w:val="222222"/>
                <w:sz w:val="21"/>
                <w:szCs w:val="21"/>
                <w:shd w:val="clear" w:color="auto" w:fill="FFFFFF"/>
              </w:rPr>
            </w:rPrChange>
          </w:rPr>
          <w:t>Koivisto</w:t>
        </w:r>
        <w:proofErr w:type="spellEnd"/>
        <w:r w:rsidRPr="00BD4038">
          <w:rPr>
            <w:rFonts w:ascii="Times New Roman" w:hAnsi="Times New Roman"/>
            <w:color w:val="222222"/>
            <w:sz w:val="24"/>
            <w:szCs w:val="21"/>
            <w:shd w:val="clear" w:color="auto" w:fill="FFFFFF"/>
            <w:rPrChange w:id="1785" w:author="Unknown" w:date="2014-11-22T13:57:00Z">
              <w:rPr>
                <w:color w:val="222222"/>
                <w:sz w:val="21"/>
                <w:szCs w:val="21"/>
                <w:shd w:val="clear" w:color="auto" w:fill="FFFFFF"/>
              </w:rPr>
            </w:rPrChange>
          </w:rPr>
          <w:t xml:space="preserve">, J., &amp; </w:t>
        </w:r>
        <w:proofErr w:type="spellStart"/>
        <w:r w:rsidRPr="00BD4038">
          <w:rPr>
            <w:rFonts w:ascii="Times New Roman" w:hAnsi="Times New Roman"/>
            <w:color w:val="222222"/>
            <w:sz w:val="24"/>
            <w:szCs w:val="21"/>
            <w:shd w:val="clear" w:color="auto" w:fill="FFFFFF"/>
            <w:rPrChange w:id="1786" w:author="Unknown" w:date="2014-11-22T13:57:00Z">
              <w:rPr>
                <w:color w:val="222222"/>
                <w:sz w:val="21"/>
                <w:szCs w:val="21"/>
                <w:shd w:val="clear" w:color="auto" w:fill="FFFFFF"/>
              </w:rPr>
            </w:rPrChange>
          </w:rPr>
          <w:t>Sarsa</w:t>
        </w:r>
        <w:proofErr w:type="spellEnd"/>
        <w:r w:rsidRPr="00BD4038">
          <w:rPr>
            <w:rFonts w:ascii="Times New Roman" w:hAnsi="Times New Roman"/>
            <w:color w:val="222222"/>
            <w:sz w:val="24"/>
            <w:szCs w:val="21"/>
            <w:shd w:val="clear" w:color="auto" w:fill="FFFFFF"/>
            <w:rPrChange w:id="1787" w:author="Unknown" w:date="2014-11-22T13:57:00Z">
              <w:rPr>
                <w:color w:val="222222"/>
                <w:sz w:val="21"/>
                <w:szCs w:val="21"/>
                <w:shd w:val="clear" w:color="auto" w:fill="FFFFFF"/>
              </w:rPr>
            </w:rPrChange>
          </w:rPr>
          <w:t>, H. (2014, January). Does Gamification Work</w:t>
        </w:r>
        <w:proofErr w:type="gramStart"/>
        <w:r w:rsidRPr="00BD4038">
          <w:rPr>
            <w:rFonts w:ascii="Times New Roman" w:hAnsi="Times New Roman"/>
            <w:color w:val="222222"/>
            <w:sz w:val="24"/>
            <w:szCs w:val="21"/>
            <w:shd w:val="clear" w:color="auto" w:fill="FFFFFF"/>
            <w:rPrChange w:id="1788" w:author="Unknown" w:date="2014-11-22T13:57:00Z">
              <w:rPr>
                <w:color w:val="222222"/>
                <w:sz w:val="21"/>
                <w:szCs w:val="21"/>
                <w:shd w:val="clear" w:color="auto" w:fill="FFFFFF"/>
              </w:rPr>
            </w:rPrChange>
          </w:rPr>
          <w:t>?-</w:t>
        </w:r>
        <w:proofErr w:type="gramEnd"/>
        <w:r w:rsidRPr="00BD4038">
          <w:rPr>
            <w:rFonts w:ascii="Times New Roman" w:hAnsi="Times New Roman"/>
            <w:color w:val="222222"/>
            <w:sz w:val="24"/>
            <w:szCs w:val="21"/>
            <w:shd w:val="clear" w:color="auto" w:fill="FFFFFF"/>
            <w:rPrChange w:id="1789" w:author="Unknown" w:date="2014-11-22T13:57:00Z">
              <w:rPr>
                <w:color w:val="222222"/>
                <w:sz w:val="21"/>
                <w:szCs w:val="21"/>
                <w:shd w:val="clear" w:color="auto" w:fill="FFFFFF"/>
              </w:rPr>
            </w:rPrChange>
          </w:rPr>
          <w:t xml:space="preserve">-A Literature Review of Empirical Studies on Gamification. </w:t>
        </w:r>
        <w:proofErr w:type="gramStart"/>
        <w:r w:rsidRPr="00BD4038">
          <w:rPr>
            <w:rFonts w:ascii="Times New Roman" w:hAnsi="Times New Roman"/>
            <w:color w:val="222222"/>
            <w:sz w:val="24"/>
            <w:szCs w:val="21"/>
            <w:shd w:val="clear" w:color="auto" w:fill="FFFFFF"/>
            <w:rPrChange w:id="1790" w:author="Unknown" w:date="2014-11-22T13:57:00Z">
              <w:rPr>
                <w:color w:val="222222"/>
                <w:sz w:val="21"/>
                <w:szCs w:val="21"/>
                <w:shd w:val="clear" w:color="auto" w:fill="FFFFFF"/>
              </w:rPr>
            </w:rPrChange>
          </w:rPr>
          <w:t>In</w:t>
        </w:r>
        <w:r w:rsidRPr="00BD4038">
          <w:rPr>
            <w:rFonts w:ascii="Times New Roman" w:hAnsi="Times New Roman"/>
            <w:color w:val="222222"/>
            <w:sz w:val="24"/>
            <w:rPrChange w:id="1791" w:author="Unknown" w:date="2014-11-22T13:57:00Z">
              <w:rPr>
                <w:color w:val="222222"/>
                <w:sz w:val="21"/>
                <w:szCs w:val="16"/>
              </w:rPr>
            </w:rPrChange>
          </w:rPr>
          <w:t> </w:t>
        </w:r>
        <w:r w:rsidRPr="00BD4038">
          <w:rPr>
            <w:rFonts w:ascii="Times New Roman" w:hAnsi="Times New Roman"/>
            <w:i/>
            <w:color w:val="222222"/>
            <w:sz w:val="24"/>
            <w:szCs w:val="21"/>
            <w:shd w:val="clear" w:color="auto" w:fill="FFFFFF"/>
            <w:rPrChange w:id="1792" w:author="Unknown" w:date="2014-11-22T13:57:00Z">
              <w:rPr>
                <w:i/>
                <w:color w:val="222222"/>
                <w:sz w:val="21"/>
                <w:szCs w:val="21"/>
                <w:shd w:val="clear" w:color="auto" w:fill="FFFFFF"/>
              </w:rPr>
            </w:rPrChange>
          </w:rPr>
          <w:t xml:space="preserve">System Sciences (HICSS), 2014 47th </w:t>
        </w:r>
        <w:r w:rsidRPr="005927D3">
          <w:rPr>
            <w:rFonts w:ascii="Times New Roman" w:hAnsi="Times New Roman"/>
            <w:i/>
            <w:color w:val="222222"/>
            <w:sz w:val="24"/>
            <w:szCs w:val="21"/>
            <w:shd w:val="clear" w:color="auto" w:fill="FFFFFF"/>
            <w:rPrChange w:id="1793" w:author="Jeff Greenfield" w:date="2014-11-22T18:11:00Z">
              <w:rPr>
                <w:i/>
                <w:color w:val="222222"/>
                <w:sz w:val="21"/>
                <w:szCs w:val="21"/>
                <w:shd w:val="clear" w:color="auto" w:fill="FFFFFF"/>
              </w:rPr>
            </w:rPrChange>
          </w:rPr>
          <w:t>Hawaii International Conference on</w:t>
        </w:r>
        <w:r w:rsidRPr="005927D3">
          <w:rPr>
            <w:rFonts w:ascii="Times New Roman" w:hAnsi="Times New Roman"/>
            <w:color w:val="222222"/>
            <w:sz w:val="24"/>
            <w:rPrChange w:id="1794" w:author="Jeff Greenfield" w:date="2014-11-22T18:11:00Z">
              <w:rPr>
                <w:color w:val="222222"/>
                <w:sz w:val="21"/>
                <w:szCs w:val="16"/>
              </w:rPr>
            </w:rPrChange>
          </w:rPr>
          <w:t> </w:t>
        </w:r>
        <w:r w:rsidRPr="005927D3">
          <w:rPr>
            <w:rFonts w:ascii="Times New Roman" w:hAnsi="Times New Roman"/>
            <w:color w:val="222222"/>
            <w:sz w:val="24"/>
            <w:szCs w:val="21"/>
            <w:shd w:val="clear" w:color="auto" w:fill="FFFFFF"/>
            <w:rPrChange w:id="1795" w:author="Jeff Greenfield" w:date="2014-11-22T18:11:00Z">
              <w:rPr>
                <w:color w:val="222222"/>
                <w:sz w:val="21"/>
                <w:szCs w:val="21"/>
                <w:shd w:val="clear" w:color="auto" w:fill="FFFFFF"/>
              </w:rPr>
            </w:rPrChange>
          </w:rPr>
          <w:t>(pp. 3025-3034).</w:t>
        </w:r>
        <w:proofErr w:type="gramEnd"/>
        <w:r w:rsidRPr="005927D3">
          <w:rPr>
            <w:rFonts w:ascii="Times New Roman" w:hAnsi="Times New Roman"/>
            <w:color w:val="222222"/>
            <w:sz w:val="24"/>
            <w:szCs w:val="21"/>
            <w:shd w:val="clear" w:color="auto" w:fill="FFFFFF"/>
            <w:rPrChange w:id="1796" w:author="Jeff Greenfield" w:date="2014-11-22T18:11:00Z">
              <w:rPr>
                <w:color w:val="222222"/>
                <w:sz w:val="21"/>
                <w:szCs w:val="21"/>
                <w:shd w:val="clear" w:color="auto" w:fill="FFFFFF"/>
              </w:rPr>
            </w:rPrChange>
          </w:rPr>
          <w:t xml:space="preserve"> IEEE.</w:t>
        </w:r>
      </w:ins>
    </w:p>
    <w:p w:rsidR="005927D3" w:rsidRPr="005927D3" w:rsidRDefault="005927D3" w:rsidP="005927D3">
      <w:pPr>
        <w:spacing w:line="480" w:lineRule="auto"/>
        <w:ind w:left="720" w:hanging="720"/>
        <w:rPr>
          <w:rFonts w:ascii="Times New Roman" w:hAnsi="Times New Roman"/>
          <w:color w:val="auto"/>
          <w:sz w:val="24"/>
          <w:szCs w:val="20"/>
          <w:rPrChange w:id="1797" w:author="Jeff Greenfield" w:date="2014-11-22T18:11:00Z">
            <w:rPr>
              <w:rFonts w:ascii="Times New Roman" w:hAnsi="Times New Roman"/>
              <w:sz w:val="24"/>
            </w:rPr>
          </w:rPrChange>
        </w:rPr>
        <w:pPrChange w:id="1798" w:author="Jeff Greenfield" w:date="2014-11-22T18:11:00Z">
          <w:pPr>
            <w:pStyle w:val="Normal1"/>
            <w:spacing w:line="480" w:lineRule="auto"/>
            <w:ind w:left="720" w:hanging="719"/>
          </w:pPr>
        </w:pPrChange>
      </w:pPr>
      <w:proofErr w:type="gramStart"/>
      <w:ins w:id="1799" w:author="Jeff Greenfield" w:date="2014-11-22T18:10:00Z">
        <w:r w:rsidRPr="005927D3">
          <w:rPr>
            <w:rFonts w:ascii="Times New Roman" w:hAnsi="Times New Roman"/>
            <w:color w:val="252525"/>
            <w:sz w:val="24"/>
            <w:szCs w:val="21"/>
            <w:shd w:val="clear" w:color="auto" w:fill="DDEEFF"/>
            <w:rPrChange w:id="1800" w:author="Jeff Greenfield" w:date="2014-11-22T18:11:00Z">
              <w:rPr>
                <w:rFonts w:ascii="Helvetica" w:hAnsi="Helvetica"/>
                <w:color w:val="252525"/>
                <w:sz w:val="21"/>
                <w:szCs w:val="21"/>
                <w:shd w:val="clear" w:color="auto" w:fill="DDEEFF"/>
              </w:rPr>
            </w:rPrChange>
          </w:rPr>
          <w:t>Haworth, John; Stephen Evans (June 1995).</w:t>
        </w:r>
        <w:proofErr w:type="gramEnd"/>
        <w:r w:rsidRPr="005927D3">
          <w:rPr>
            <w:rFonts w:ascii="Times New Roman" w:hAnsi="Times New Roman"/>
            <w:color w:val="252525"/>
            <w:sz w:val="24"/>
            <w:szCs w:val="21"/>
            <w:shd w:val="clear" w:color="auto" w:fill="DDEEFF"/>
            <w:rPrChange w:id="1801" w:author="Jeff Greenfield" w:date="2014-11-22T18:11:00Z">
              <w:rPr>
                <w:rFonts w:ascii="Helvetica" w:hAnsi="Helvetica"/>
                <w:color w:val="252525"/>
                <w:sz w:val="21"/>
                <w:szCs w:val="21"/>
                <w:shd w:val="clear" w:color="auto" w:fill="DDEEFF"/>
              </w:rPr>
            </w:rPrChange>
          </w:rPr>
          <w:t xml:space="preserve"> "Challenge, skill and positive subjective states in the daily life of a sample of YTS students.</w:t>
        </w:r>
        <w:proofErr w:type="gramStart"/>
        <w:r w:rsidRPr="005927D3">
          <w:rPr>
            <w:rFonts w:ascii="Times New Roman" w:hAnsi="Times New Roman"/>
            <w:color w:val="252525"/>
            <w:sz w:val="24"/>
            <w:szCs w:val="21"/>
            <w:shd w:val="clear" w:color="auto" w:fill="DDEEFF"/>
            <w:rPrChange w:id="1802" w:author="Jeff Greenfield" w:date="2014-11-22T18:11:00Z">
              <w:rPr>
                <w:rFonts w:ascii="Helvetica" w:hAnsi="Helvetica"/>
                <w:color w:val="252525"/>
                <w:sz w:val="21"/>
                <w:szCs w:val="21"/>
                <w:shd w:val="clear" w:color="auto" w:fill="DDEEFF"/>
              </w:rPr>
            </w:rPrChange>
          </w:rPr>
          <w:t>".</w:t>
        </w:r>
        <w:proofErr w:type="gramEnd"/>
        <w:r w:rsidRPr="005927D3">
          <w:rPr>
            <w:rFonts w:ascii="Times New Roman" w:hAnsi="Times New Roman"/>
            <w:color w:val="252525"/>
            <w:sz w:val="24"/>
            <w:rPrChange w:id="1803" w:author="Jeff Greenfield" w:date="2014-11-22T18:11:00Z">
              <w:rPr>
                <w:rFonts w:ascii="Helvetica" w:hAnsi="Helvetica"/>
                <w:color w:val="252525"/>
                <w:sz w:val="21"/>
              </w:rPr>
            </w:rPrChange>
          </w:rPr>
          <w:t> </w:t>
        </w:r>
        <w:proofErr w:type="gramStart"/>
        <w:r w:rsidRPr="005927D3">
          <w:rPr>
            <w:rFonts w:ascii="Times New Roman" w:hAnsi="Times New Roman"/>
            <w:i/>
            <w:color w:val="252525"/>
            <w:sz w:val="24"/>
            <w:szCs w:val="21"/>
            <w:shd w:val="clear" w:color="auto" w:fill="DDEEFF"/>
            <w:rPrChange w:id="1804" w:author="Jeff Greenfield" w:date="2014-11-22T18:11:00Z">
              <w:rPr>
                <w:rFonts w:ascii="Helvetica" w:hAnsi="Helvetica"/>
                <w:i/>
                <w:color w:val="252525"/>
                <w:sz w:val="21"/>
                <w:szCs w:val="21"/>
                <w:shd w:val="clear" w:color="auto" w:fill="DDEEFF"/>
              </w:rPr>
            </w:rPrChange>
          </w:rPr>
          <w:t>Journal Of Occupational And Organizational Psychology</w:t>
        </w:r>
        <w:r w:rsidRPr="005927D3">
          <w:rPr>
            <w:rFonts w:ascii="Times New Roman" w:hAnsi="Times New Roman"/>
            <w:color w:val="252525"/>
            <w:sz w:val="24"/>
            <w:szCs w:val="21"/>
            <w:shd w:val="clear" w:color="auto" w:fill="DDEEFF"/>
            <w:rPrChange w:id="1805" w:author="Jeff Greenfield" w:date="2014-11-22T18:11:00Z">
              <w:rPr>
                <w:rFonts w:ascii="Helvetica" w:hAnsi="Helvetica"/>
                <w:color w:val="252525"/>
                <w:sz w:val="21"/>
                <w:szCs w:val="21"/>
                <w:shd w:val="clear" w:color="auto" w:fill="DDEEFF"/>
              </w:rPr>
            </w:rPrChange>
          </w:rPr>
          <w:t>.</w:t>
        </w:r>
        <w:proofErr w:type="gramEnd"/>
        <w:r w:rsidRPr="005927D3">
          <w:rPr>
            <w:rFonts w:ascii="Times New Roman" w:hAnsi="Times New Roman"/>
            <w:color w:val="252525"/>
            <w:sz w:val="24"/>
            <w:szCs w:val="21"/>
            <w:shd w:val="clear" w:color="auto" w:fill="DDEEFF"/>
            <w:rPrChange w:id="1806" w:author="Jeff Greenfield" w:date="2014-11-22T18:11:00Z">
              <w:rPr>
                <w:rFonts w:ascii="Helvetica" w:hAnsi="Helvetica"/>
                <w:color w:val="252525"/>
                <w:sz w:val="21"/>
                <w:szCs w:val="21"/>
                <w:shd w:val="clear" w:color="auto" w:fill="DDEEFF"/>
              </w:rPr>
            </w:rPrChange>
          </w:rPr>
          <w:t xml:space="preserve"> 68(2) (2044-8325): 109–121.</w:t>
        </w:r>
      </w:ins>
    </w:p>
    <w:p w:rsidR="00BB3C97" w:rsidRPr="00D52CB2" w:rsidRDefault="003F373E" w:rsidP="00D52CB2">
      <w:pPr>
        <w:pStyle w:val="Normal1"/>
        <w:spacing w:line="480" w:lineRule="auto"/>
        <w:ind w:left="720" w:hanging="719"/>
        <w:rPr>
          <w:ins w:id="1807" w:author="Jeff Greenfield" w:date="2014-11-22T18:41:00Z"/>
          <w:rFonts w:ascii="Times New Roman" w:eastAsia="Times New Roman" w:hAnsi="Times New Roman" w:cs="Times New Roman"/>
          <w:sz w:val="24"/>
          <w:rPrChange w:id="1808" w:author="Jeff Greenfield" w:date="2014-11-22T18:42:00Z">
            <w:rPr>
              <w:ins w:id="1809" w:author="Jeff Greenfield" w:date="2014-11-22T18:41:00Z"/>
              <w:rFonts w:ascii="Times New Roman" w:eastAsia="Times New Roman" w:hAnsi="Times New Roman" w:cs="Times New Roman"/>
              <w:sz w:val="24"/>
            </w:rPr>
          </w:rPrChange>
        </w:rPr>
        <w:pPrChange w:id="1810" w:author="Jeff Greenfield" w:date="2014-11-22T18:42:00Z">
          <w:pPr>
            <w:pStyle w:val="Normal1"/>
            <w:spacing w:line="480" w:lineRule="auto"/>
            <w:ind w:left="720" w:hanging="719"/>
          </w:pPr>
        </w:pPrChange>
      </w:pPr>
      <w:r w:rsidRPr="005927D3">
        <w:rPr>
          <w:rFonts w:ascii="Times New Roman" w:eastAsia="Times New Roman" w:hAnsi="Times New Roman" w:cs="Times New Roman"/>
          <w:sz w:val="24"/>
          <w:rPrChange w:id="1811" w:author="Jeff Greenfield" w:date="2014-11-22T18:11:00Z">
            <w:rPr>
              <w:rFonts w:ascii="Times New Roman" w:eastAsia="Times New Roman" w:hAnsi="Times New Roman" w:cs="Times New Roman"/>
              <w:sz w:val="24"/>
            </w:rPr>
          </w:rPrChange>
        </w:rPr>
        <w:t xml:space="preserve">Hokanson, J. E., &amp; Burgess, M. (1964). </w:t>
      </w:r>
      <w:proofErr w:type="gramStart"/>
      <w:r w:rsidRPr="005927D3">
        <w:rPr>
          <w:rFonts w:ascii="Times New Roman" w:eastAsia="Times New Roman" w:hAnsi="Times New Roman" w:cs="Times New Roman"/>
          <w:sz w:val="24"/>
          <w:rPrChange w:id="1812" w:author="Jeff Greenfield" w:date="2014-11-22T18:11:00Z">
            <w:rPr>
              <w:rFonts w:ascii="Times New Roman" w:eastAsia="Times New Roman" w:hAnsi="Times New Roman" w:cs="Times New Roman"/>
              <w:sz w:val="24"/>
            </w:rPr>
          </w:rPrChange>
        </w:rPr>
        <w:t>Effects of physiological arousal level, frustration, and</w:t>
      </w:r>
      <w:r w:rsidRPr="004B143D">
        <w:rPr>
          <w:rFonts w:ascii="Times New Roman" w:eastAsia="Times New Roman" w:hAnsi="Times New Roman" w:cs="Times New Roman"/>
          <w:sz w:val="24"/>
        </w:rPr>
        <w:t xml:space="preserve"> task complexity on performance.</w:t>
      </w:r>
      <w:proofErr w:type="gramEnd"/>
      <w:r w:rsidRPr="004B143D">
        <w:rPr>
          <w:rFonts w:ascii="Times New Roman" w:eastAsia="Times New Roman" w:hAnsi="Times New Roman" w:cs="Times New Roman"/>
          <w:sz w:val="24"/>
        </w:rPr>
        <w:t xml:space="preserve"> </w:t>
      </w:r>
      <w:proofErr w:type="gramStart"/>
      <w:r w:rsidRPr="00D52CB2">
        <w:rPr>
          <w:rFonts w:ascii="Times New Roman" w:eastAsia="Times New Roman" w:hAnsi="Times New Roman" w:cs="Times New Roman"/>
          <w:i/>
          <w:sz w:val="24"/>
          <w:rPrChange w:id="1813" w:author="Jeff Greenfield" w:date="2014-11-22T18:42:00Z">
            <w:rPr>
              <w:rFonts w:ascii="Times New Roman" w:eastAsia="Times New Roman" w:hAnsi="Times New Roman" w:cs="Times New Roman"/>
              <w:i/>
              <w:sz w:val="24"/>
            </w:rPr>
          </w:rPrChange>
        </w:rPr>
        <w:t>The Journal Of Abnormal And Social Psychology</w:t>
      </w:r>
      <w:r w:rsidRPr="00D52CB2">
        <w:rPr>
          <w:rFonts w:ascii="Times New Roman" w:eastAsia="Times New Roman" w:hAnsi="Times New Roman" w:cs="Times New Roman"/>
          <w:sz w:val="24"/>
          <w:rPrChange w:id="1814" w:author="Jeff Greenfield" w:date="2014-11-22T18:42:00Z">
            <w:rPr>
              <w:rFonts w:ascii="Times New Roman" w:eastAsia="Times New Roman" w:hAnsi="Times New Roman" w:cs="Times New Roman"/>
              <w:sz w:val="24"/>
            </w:rPr>
          </w:rPrChange>
        </w:rPr>
        <w:t xml:space="preserve">, </w:t>
      </w:r>
      <w:r w:rsidRPr="00D52CB2">
        <w:rPr>
          <w:rFonts w:ascii="Times New Roman" w:eastAsia="Times New Roman" w:hAnsi="Times New Roman" w:cs="Times New Roman"/>
          <w:i/>
          <w:sz w:val="24"/>
          <w:rPrChange w:id="1815" w:author="Jeff Greenfield" w:date="2014-11-22T18:42:00Z">
            <w:rPr>
              <w:rFonts w:ascii="Times New Roman" w:eastAsia="Times New Roman" w:hAnsi="Times New Roman" w:cs="Times New Roman"/>
              <w:i/>
              <w:sz w:val="24"/>
            </w:rPr>
          </w:rPrChange>
        </w:rPr>
        <w:t>68</w:t>
      </w:r>
      <w:r w:rsidRPr="00D52CB2">
        <w:rPr>
          <w:rFonts w:ascii="Times New Roman" w:eastAsia="Times New Roman" w:hAnsi="Times New Roman" w:cs="Times New Roman"/>
          <w:sz w:val="24"/>
          <w:rPrChange w:id="1816" w:author="Jeff Greenfield" w:date="2014-11-22T18:42:00Z">
            <w:rPr>
              <w:rFonts w:ascii="Times New Roman" w:eastAsia="Times New Roman" w:hAnsi="Times New Roman" w:cs="Times New Roman"/>
              <w:sz w:val="24"/>
            </w:rPr>
          </w:rPrChange>
        </w:rPr>
        <w:t>(6), 698-702.</w:t>
      </w:r>
      <w:proofErr w:type="gramEnd"/>
      <w:r w:rsidRPr="00D52CB2">
        <w:rPr>
          <w:rFonts w:ascii="Times New Roman" w:eastAsia="Times New Roman" w:hAnsi="Times New Roman" w:cs="Times New Roman"/>
          <w:sz w:val="24"/>
          <w:rPrChange w:id="1817" w:author="Jeff Greenfield" w:date="2014-11-22T18:42:00Z">
            <w:rPr>
              <w:rFonts w:ascii="Times New Roman" w:eastAsia="Times New Roman" w:hAnsi="Times New Roman" w:cs="Times New Roman"/>
              <w:sz w:val="24"/>
            </w:rPr>
          </w:rPrChange>
        </w:rPr>
        <w:t xml:space="preserve"> </w:t>
      </w:r>
      <w:proofErr w:type="gramStart"/>
      <w:r w:rsidRPr="00D52CB2">
        <w:rPr>
          <w:rFonts w:ascii="Times New Roman" w:eastAsia="Times New Roman" w:hAnsi="Times New Roman" w:cs="Times New Roman"/>
          <w:sz w:val="24"/>
          <w:rPrChange w:id="1818" w:author="Jeff Greenfield" w:date="2014-11-22T18:42:00Z">
            <w:rPr>
              <w:rFonts w:ascii="Times New Roman" w:eastAsia="Times New Roman" w:hAnsi="Times New Roman" w:cs="Times New Roman"/>
              <w:sz w:val="24"/>
            </w:rPr>
          </w:rPrChange>
        </w:rPr>
        <w:t>doi:10.1037</w:t>
      </w:r>
      <w:proofErr w:type="gramEnd"/>
      <w:r w:rsidRPr="00D52CB2">
        <w:rPr>
          <w:rFonts w:ascii="Times New Roman" w:eastAsia="Times New Roman" w:hAnsi="Times New Roman" w:cs="Times New Roman"/>
          <w:sz w:val="24"/>
          <w:rPrChange w:id="1819" w:author="Jeff Greenfield" w:date="2014-11-22T18:42:00Z">
            <w:rPr>
              <w:rFonts w:ascii="Times New Roman" w:eastAsia="Times New Roman" w:hAnsi="Times New Roman" w:cs="Times New Roman"/>
              <w:sz w:val="24"/>
            </w:rPr>
          </w:rPrChange>
        </w:rPr>
        <w:t>/h0049340</w:t>
      </w:r>
    </w:p>
    <w:p w:rsidR="00D52CB2" w:rsidRPr="00C01780" w:rsidRDefault="00D52CB2" w:rsidP="00C01780">
      <w:pPr>
        <w:spacing w:line="480" w:lineRule="auto"/>
        <w:ind w:left="720" w:hanging="720"/>
        <w:rPr>
          <w:ins w:id="1820" w:author="Jeff Greenfield" w:date="2014-11-22T20:20:00Z"/>
          <w:rFonts w:ascii="Times New Roman" w:hAnsi="Times New Roman"/>
          <w:color w:val="222222"/>
          <w:sz w:val="24"/>
          <w:szCs w:val="21"/>
          <w:shd w:val="clear" w:color="auto" w:fill="FFFFFF"/>
          <w:rPrChange w:id="1821" w:author="Jeff Greenfield" w:date="2014-11-22T20:21:00Z">
            <w:rPr>
              <w:ins w:id="1822" w:author="Jeff Greenfield" w:date="2014-11-22T20:20:00Z"/>
              <w:rFonts w:ascii="Times New Roman" w:hAnsi="Times New Roman"/>
              <w:color w:val="222222"/>
              <w:sz w:val="24"/>
              <w:szCs w:val="21"/>
              <w:shd w:val="clear" w:color="auto" w:fill="FFFFFF"/>
            </w:rPr>
          </w:rPrChange>
        </w:rPr>
        <w:pPrChange w:id="1823" w:author="Jeff Greenfield" w:date="2014-11-22T20:21:00Z">
          <w:pPr>
            <w:spacing w:line="480" w:lineRule="auto"/>
            <w:ind w:left="720" w:hanging="720"/>
          </w:pPr>
        </w:pPrChange>
      </w:pPr>
      <w:ins w:id="1824" w:author="Jeff Greenfield" w:date="2014-11-22T18:41:00Z">
        <w:r w:rsidRPr="00D52CB2">
          <w:rPr>
            <w:rFonts w:ascii="Times New Roman" w:hAnsi="Times New Roman"/>
            <w:color w:val="222222"/>
            <w:sz w:val="24"/>
            <w:szCs w:val="21"/>
            <w:shd w:val="clear" w:color="auto" w:fill="FFFFFF"/>
            <w:rPrChange w:id="1825" w:author="Jeff Greenfield" w:date="2014-11-22T18:42:00Z">
              <w:rPr>
                <w:color w:val="222222"/>
                <w:sz w:val="21"/>
                <w:szCs w:val="21"/>
                <w:shd w:val="clear" w:color="auto" w:fill="FFFFFF"/>
              </w:rPr>
            </w:rPrChange>
          </w:rPr>
          <w:t>Hudson, N. J. (2011). Musical beauty and information compression: Complex to the ear but simple to the mind</w:t>
        </w:r>
        <w:proofErr w:type="gramStart"/>
        <w:r w:rsidRPr="00D52CB2">
          <w:rPr>
            <w:rFonts w:ascii="Times New Roman" w:hAnsi="Times New Roman"/>
            <w:color w:val="222222"/>
            <w:sz w:val="24"/>
            <w:szCs w:val="21"/>
            <w:shd w:val="clear" w:color="auto" w:fill="FFFFFF"/>
            <w:rPrChange w:id="1826" w:author="Jeff Greenfield" w:date="2014-11-22T18:42:00Z">
              <w:rPr>
                <w:color w:val="222222"/>
                <w:sz w:val="21"/>
                <w:szCs w:val="21"/>
                <w:shd w:val="clear" w:color="auto" w:fill="FFFFFF"/>
              </w:rPr>
            </w:rPrChange>
          </w:rPr>
          <w:t>?.</w:t>
        </w:r>
        <w:proofErr w:type="gramEnd"/>
        <w:r w:rsidRPr="00D52CB2">
          <w:rPr>
            <w:rFonts w:ascii="Times New Roman" w:hAnsi="Times New Roman"/>
            <w:color w:val="222222"/>
            <w:sz w:val="24"/>
            <w:rPrChange w:id="1827" w:author="Jeff Greenfield" w:date="2014-11-22T18:42:00Z">
              <w:rPr>
                <w:color w:val="222222"/>
                <w:sz w:val="21"/>
              </w:rPr>
            </w:rPrChange>
          </w:rPr>
          <w:t> </w:t>
        </w:r>
        <w:r w:rsidRPr="00D52CB2">
          <w:rPr>
            <w:rFonts w:ascii="Times New Roman" w:hAnsi="Times New Roman"/>
            <w:i/>
            <w:color w:val="222222"/>
            <w:sz w:val="24"/>
            <w:szCs w:val="21"/>
            <w:shd w:val="clear" w:color="auto" w:fill="FFFFFF"/>
            <w:rPrChange w:id="1828" w:author="Jeff Greenfield" w:date="2014-11-22T18:42:00Z">
              <w:rPr>
                <w:i/>
                <w:color w:val="222222"/>
                <w:sz w:val="21"/>
                <w:szCs w:val="21"/>
                <w:shd w:val="clear" w:color="auto" w:fill="FFFFFF"/>
              </w:rPr>
            </w:rPrChange>
          </w:rPr>
          <w:t>BMC research notes</w:t>
        </w:r>
        <w:r w:rsidRPr="00D52CB2">
          <w:rPr>
            <w:rFonts w:ascii="Times New Roman" w:hAnsi="Times New Roman"/>
            <w:color w:val="222222"/>
            <w:sz w:val="24"/>
            <w:szCs w:val="21"/>
            <w:shd w:val="clear" w:color="auto" w:fill="FFFFFF"/>
            <w:rPrChange w:id="1829" w:author="Jeff Greenfield" w:date="2014-11-22T18:42:00Z">
              <w:rPr>
                <w:color w:val="222222"/>
                <w:sz w:val="21"/>
                <w:szCs w:val="21"/>
                <w:shd w:val="clear" w:color="auto" w:fill="FFFFFF"/>
              </w:rPr>
            </w:rPrChange>
          </w:rPr>
          <w:t>,</w:t>
        </w:r>
        <w:r w:rsidRPr="00D52CB2">
          <w:rPr>
            <w:rFonts w:ascii="Times New Roman" w:hAnsi="Times New Roman"/>
            <w:color w:val="222222"/>
            <w:sz w:val="24"/>
            <w:rPrChange w:id="1830" w:author="Jeff Greenfield" w:date="2014-11-22T18:42:00Z">
              <w:rPr>
                <w:color w:val="222222"/>
                <w:sz w:val="21"/>
              </w:rPr>
            </w:rPrChange>
          </w:rPr>
          <w:t> </w:t>
        </w:r>
        <w:r w:rsidRPr="00D52CB2">
          <w:rPr>
            <w:rFonts w:ascii="Times New Roman" w:hAnsi="Times New Roman"/>
            <w:i/>
            <w:color w:val="222222"/>
            <w:sz w:val="24"/>
            <w:szCs w:val="21"/>
            <w:shd w:val="clear" w:color="auto" w:fill="FFFFFF"/>
            <w:rPrChange w:id="1831" w:author="Jeff Greenfield" w:date="2014-11-22T18:42:00Z">
              <w:rPr>
                <w:i/>
                <w:color w:val="222222"/>
                <w:sz w:val="21"/>
                <w:szCs w:val="21"/>
                <w:shd w:val="clear" w:color="auto" w:fill="FFFFFF"/>
              </w:rPr>
            </w:rPrChange>
          </w:rPr>
          <w:t>4</w:t>
        </w:r>
        <w:r w:rsidRPr="00D52CB2">
          <w:rPr>
            <w:rFonts w:ascii="Times New Roman" w:hAnsi="Times New Roman"/>
            <w:color w:val="222222"/>
            <w:sz w:val="24"/>
            <w:szCs w:val="21"/>
            <w:shd w:val="clear" w:color="auto" w:fill="FFFFFF"/>
            <w:rPrChange w:id="1832" w:author="Jeff Greenfield" w:date="2014-11-22T18:42:00Z">
              <w:rPr>
                <w:color w:val="222222"/>
                <w:sz w:val="21"/>
                <w:szCs w:val="21"/>
                <w:shd w:val="clear" w:color="auto" w:fill="FFFFFF"/>
              </w:rPr>
            </w:rPrChange>
          </w:rPr>
          <w:t>(1</w:t>
        </w:r>
        <w:r w:rsidRPr="00C01780">
          <w:rPr>
            <w:rFonts w:ascii="Times New Roman" w:hAnsi="Times New Roman"/>
            <w:color w:val="222222"/>
            <w:sz w:val="24"/>
            <w:szCs w:val="21"/>
            <w:shd w:val="clear" w:color="auto" w:fill="FFFFFF"/>
            <w:rPrChange w:id="1833" w:author="Jeff Greenfield" w:date="2014-11-22T20:21:00Z">
              <w:rPr>
                <w:color w:val="222222"/>
                <w:sz w:val="21"/>
                <w:szCs w:val="21"/>
                <w:shd w:val="clear" w:color="auto" w:fill="FFFFFF"/>
              </w:rPr>
            </w:rPrChange>
          </w:rPr>
          <w:t>), 9.</w:t>
        </w:r>
      </w:ins>
    </w:p>
    <w:p w:rsidR="00C01780" w:rsidRPr="0002264D" w:rsidRDefault="00C01780" w:rsidP="0002264D">
      <w:pPr>
        <w:spacing w:line="480" w:lineRule="auto"/>
        <w:ind w:left="720" w:hanging="720"/>
        <w:rPr>
          <w:rFonts w:ascii="Times New Roman" w:hAnsi="Times New Roman"/>
          <w:color w:val="auto"/>
          <w:sz w:val="24"/>
          <w:szCs w:val="20"/>
          <w:rPrChange w:id="1834" w:author="Jeff Greenfield" w:date="2014-11-22T21:12:00Z">
            <w:rPr>
              <w:rFonts w:ascii="Times New Roman" w:hAnsi="Times New Roman"/>
              <w:sz w:val="24"/>
            </w:rPr>
          </w:rPrChange>
        </w:rPr>
        <w:pPrChange w:id="1835" w:author="Jeff Greenfield" w:date="2014-11-22T21:12:00Z">
          <w:pPr>
            <w:pStyle w:val="Normal1"/>
            <w:spacing w:line="480" w:lineRule="auto"/>
            <w:ind w:left="720" w:hanging="719"/>
          </w:pPr>
        </w:pPrChange>
      </w:pPr>
      <w:ins w:id="1836" w:author="Jeff Greenfield" w:date="2014-11-22T20:20:00Z">
        <w:r w:rsidRPr="00C01780">
          <w:rPr>
            <w:rFonts w:ascii="Times New Roman" w:hAnsi="Times New Roman"/>
            <w:color w:val="222222"/>
            <w:sz w:val="24"/>
            <w:szCs w:val="21"/>
            <w:shd w:val="clear" w:color="auto" w:fill="FFFFFF"/>
            <w:rPrChange w:id="1837" w:author="Jeff Greenfield" w:date="2014-11-22T20:21:00Z">
              <w:rPr>
                <w:color w:val="222222"/>
                <w:sz w:val="21"/>
                <w:szCs w:val="21"/>
                <w:shd w:val="clear" w:color="auto" w:fill="FFFFFF"/>
              </w:rPr>
            </w:rPrChange>
          </w:rPr>
          <w:t xml:space="preserve">Ivory, J. D., &amp; </w:t>
        </w:r>
        <w:proofErr w:type="spellStart"/>
        <w:r w:rsidRPr="00C01780">
          <w:rPr>
            <w:rFonts w:ascii="Times New Roman" w:hAnsi="Times New Roman"/>
            <w:color w:val="222222"/>
            <w:sz w:val="24"/>
            <w:szCs w:val="21"/>
            <w:shd w:val="clear" w:color="auto" w:fill="FFFFFF"/>
            <w:rPrChange w:id="1838" w:author="Jeff Greenfield" w:date="2014-11-22T20:21:00Z">
              <w:rPr>
                <w:color w:val="222222"/>
                <w:sz w:val="21"/>
                <w:szCs w:val="21"/>
                <w:shd w:val="clear" w:color="auto" w:fill="FFFFFF"/>
              </w:rPr>
            </w:rPrChange>
          </w:rPr>
          <w:t>Kalyanaraman</w:t>
        </w:r>
        <w:proofErr w:type="spellEnd"/>
        <w:r w:rsidRPr="00C01780">
          <w:rPr>
            <w:rFonts w:ascii="Times New Roman" w:hAnsi="Times New Roman"/>
            <w:color w:val="222222"/>
            <w:sz w:val="24"/>
            <w:szCs w:val="21"/>
            <w:shd w:val="clear" w:color="auto" w:fill="FFFFFF"/>
            <w:rPrChange w:id="1839" w:author="Jeff Greenfield" w:date="2014-11-22T20:21:00Z">
              <w:rPr>
                <w:color w:val="222222"/>
                <w:sz w:val="21"/>
                <w:szCs w:val="21"/>
                <w:shd w:val="clear" w:color="auto" w:fill="FFFFFF"/>
              </w:rPr>
            </w:rPrChange>
          </w:rPr>
          <w:t xml:space="preserve">, S. (2007). </w:t>
        </w:r>
        <w:proofErr w:type="gramStart"/>
        <w:r w:rsidRPr="00C01780">
          <w:rPr>
            <w:rFonts w:ascii="Times New Roman" w:hAnsi="Times New Roman"/>
            <w:color w:val="222222"/>
            <w:sz w:val="24"/>
            <w:szCs w:val="21"/>
            <w:shd w:val="clear" w:color="auto" w:fill="FFFFFF"/>
            <w:rPrChange w:id="1840" w:author="Jeff Greenfield" w:date="2014-11-22T20:21:00Z">
              <w:rPr>
                <w:color w:val="222222"/>
                <w:sz w:val="21"/>
                <w:szCs w:val="21"/>
                <w:shd w:val="clear" w:color="auto" w:fill="FFFFFF"/>
              </w:rPr>
            </w:rPrChange>
          </w:rPr>
          <w:t xml:space="preserve">The effects of technological advancement and violent </w:t>
        </w:r>
        <w:r w:rsidRPr="0002264D">
          <w:rPr>
            <w:rFonts w:ascii="Times New Roman" w:hAnsi="Times New Roman"/>
            <w:color w:val="222222"/>
            <w:sz w:val="24"/>
            <w:szCs w:val="21"/>
            <w:shd w:val="clear" w:color="auto" w:fill="FFFFFF"/>
            <w:rPrChange w:id="1841" w:author="Jeff Greenfield" w:date="2014-11-22T21:12:00Z">
              <w:rPr>
                <w:color w:val="222222"/>
                <w:sz w:val="21"/>
                <w:szCs w:val="21"/>
                <w:shd w:val="clear" w:color="auto" w:fill="FFFFFF"/>
              </w:rPr>
            </w:rPrChange>
          </w:rPr>
          <w:t>content in video games on players’ feelings of presence, involvement, physiological arousal, and aggression.</w:t>
        </w:r>
        <w:proofErr w:type="gramEnd"/>
        <w:r w:rsidRPr="0002264D">
          <w:rPr>
            <w:rFonts w:ascii="Times New Roman" w:hAnsi="Times New Roman"/>
            <w:color w:val="222222"/>
            <w:sz w:val="24"/>
            <w:rPrChange w:id="1842" w:author="Jeff Greenfield" w:date="2014-11-22T21:12:00Z">
              <w:rPr>
                <w:color w:val="222222"/>
                <w:sz w:val="21"/>
              </w:rPr>
            </w:rPrChange>
          </w:rPr>
          <w:t> </w:t>
        </w:r>
        <w:proofErr w:type="gramStart"/>
        <w:r w:rsidRPr="0002264D">
          <w:rPr>
            <w:rFonts w:ascii="Times New Roman" w:hAnsi="Times New Roman"/>
            <w:i/>
            <w:color w:val="222222"/>
            <w:sz w:val="24"/>
            <w:szCs w:val="21"/>
            <w:shd w:val="clear" w:color="auto" w:fill="FFFFFF"/>
            <w:rPrChange w:id="1843" w:author="Jeff Greenfield" w:date="2014-11-22T21:12:00Z">
              <w:rPr>
                <w:i/>
                <w:color w:val="222222"/>
                <w:sz w:val="21"/>
                <w:szCs w:val="21"/>
                <w:shd w:val="clear" w:color="auto" w:fill="FFFFFF"/>
              </w:rPr>
            </w:rPrChange>
          </w:rPr>
          <w:t>Journal of Communication</w:t>
        </w:r>
        <w:r w:rsidRPr="0002264D">
          <w:rPr>
            <w:rFonts w:ascii="Times New Roman" w:hAnsi="Times New Roman"/>
            <w:color w:val="222222"/>
            <w:sz w:val="24"/>
            <w:szCs w:val="21"/>
            <w:shd w:val="clear" w:color="auto" w:fill="FFFFFF"/>
            <w:rPrChange w:id="1844" w:author="Jeff Greenfield" w:date="2014-11-22T21:12:00Z">
              <w:rPr>
                <w:color w:val="222222"/>
                <w:sz w:val="21"/>
                <w:szCs w:val="21"/>
                <w:shd w:val="clear" w:color="auto" w:fill="FFFFFF"/>
              </w:rPr>
            </w:rPrChange>
          </w:rPr>
          <w:t>,</w:t>
        </w:r>
        <w:r w:rsidRPr="0002264D">
          <w:rPr>
            <w:rFonts w:ascii="Times New Roman" w:hAnsi="Times New Roman"/>
            <w:color w:val="222222"/>
            <w:sz w:val="24"/>
            <w:rPrChange w:id="1845" w:author="Jeff Greenfield" w:date="2014-11-22T21:12:00Z">
              <w:rPr>
                <w:color w:val="222222"/>
                <w:sz w:val="21"/>
              </w:rPr>
            </w:rPrChange>
          </w:rPr>
          <w:t> </w:t>
        </w:r>
        <w:r w:rsidRPr="0002264D">
          <w:rPr>
            <w:rFonts w:ascii="Times New Roman" w:hAnsi="Times New Roman"/>
            <w:i/>
            <w:color w:val="222222"/>
            <w:sz w:val="24"/>
            <w:szCs w:val="21"/>
            <w:shd w:val="clear" w:color="auto" w:fill="FFFFFF"/>
            <w:rPrChange w:id="1846" w:author="Jeff Greenfield" w:date="2014-11-22T21:12:00Z">
              <w:rPr>
                <w:i/>
                <w:color w:val="222222"/>
                <w:sz w:val="21"/>
                <w:szCs w:val="21"/>
                <w:shd w:val="clear" w:color="auto" w:fill="FFFFFF"/>
              </w:rPr>
            </w:rPrChange>
          </w:rPr>
          <w:t>57</w:t>
        </w:r>
        <w:r w:rsidRPr="0002264D">
          <w:rPr>
            <w:rFonts w:ascii="Times New Roman" w:hAnsi="Times New Roman"/>
            <w:color w:val="222222"/>
            <w:sz w:val="24"/>
            <w:szCs w:val="21"/>
            <w:shd w:val="clear" w:color="auto" w:fill="FFFFFF"/>
            <w:rPrChange w:id="1847" w:author="Jeff Greenfield" w:date="2014-11-22T21:12:00Z">
              <w:rPr>
                <w:color w:val="222222"/>
                <w:sz w:val="21"/>
                <w:szCs w:val="21"/>
                <w:shd w:val="clear" w:color="auto" w:fill="FFFFFF"/>
              </w:rPr>
            </w:rPrChange>
          </w:rPr>
          <w:t>(3), 532-555.</w:t>
        </w:r>
      </w:ins>
      <w:proofErr w:type="gramEnd"/>
    </w:p>
    <w:p w:rsidR="00BE7BA6" w:rsidRPr="00BE7BA6" w:rsidRDefault="00BE7BA6" w:rsidP="00BE7BA6">
      <w:pPr>
        <w:spacing w:line="480" w:lineRule="auto"/>
        <w:ind w:left="720" w:hanging="720"/>
        <w:rPr>
          <w:ins w:id="1848" w:author="Jeff Greenfield" w:date="2014-11-23T13:38:00Z"/>
          <w:rFonts w:ascii="Times New Roman" w:hAnsi="Times New Roman"/>
          <w:color w:val="222222"/>
          <w:sz w:val="24"/>
          <w:szCs w:val="21"/>
          <w:shd w:val="clear" w:color="auto" w:fill="FFFFFF"/>
          <w:rPrChange w:id="1849" w:author="Jeff Greenfield" w:date="2014-11-23T13:38:00Z">
            <w:rPr>
              <w:ins w:id="1850" w:author="Jeff Greenfield" w:date="2014-11-23T13:38:00Z"/>
              <w:rFonts w:ascii="Times New Roman" w:hAnsi="Times New Roman"/>
              <w:sz w:val="24"/>
              <w:shd w:val="clear" w:color="auto" w:fill="FFFFFF"/>
            </w:rPr>
          </w:rPrChange>
        </w:rPr>
        <w:pPrChange w:id="1851" w:author="Jeff Greenfield" w:date="2014-11-23T13:39:00Z">
          <w:pPr>
            <w:spacing w:line="480" w:lineRule="auto"/>
            <w:ind w:left="720" w:hanging="720"/>
          </w:pPr>
        </w:pPrChange>
      </w:pPr>
      <w:proofErr w:type="spellStart"/>
      <w:ins w:id="1852" w:author="Jeff Greenfield" w:date="2014-11-23T13:38:00Z">
        <w:r w:rsidRPr="00BE7BA6">
          <w:rPr>
            <w:rFonts w:ascii="Times New Roman" w:hAnsi="Times New Roman"/>
            <w:color w:val="222222"/>
            <w:sz w:val="24"/>
            <w:szCs w:val="21"/>
            <w:shd w:val="clear" w:color="auto" w:fill="FFFFFF"/>
            <w:rPrChange w:id="1853" w:author="Jeff Greenfield" w:date="2014-11-23T13:38:00Z">
              <w:rPr>
                <w:rFonts w:ascii="Helvetica" w:hAnsi="Helvetica"/>
                <w:color w:val="333333"/>
                <w:sz w:val="19"/>
                <w:szCs w:val="19"/>
                <w:shd w:val="clear" w:color="auto" w:fill="4C8930"/>
              </w:rPr>
            </w:rPrChange>
          </w:rPr>
          <w:t>Jeronimus</w:t>
        </w:r>
        <w:proofErr w:type="spellEnd"/>
        <w:r w:rsidRPr="00BE7BA6">
          <w:rPr>
            <w:rFonts w:ascii="Times New Roman" w:hAnsi="Times New Roman"/>
            <w:color w:val="222222"/>
            <w:sz w:val="24"/>
            <w:szCs w:val="21"/>
            <w:shd w:val="clear" w:color="auto" w:fill="FFFFFF"/>
            <w:rPrChange w:id="1854" w:author="Jeff Greenfield" w:date="2014-11-23T13:38:00Z">
              <w:rPr>
                <w:rFonts w:ascii="Helvetica" w:hAnsi="Helvetica"/>
                <w:color w:val="333333"/>
                <w:sz w:val="19"/>
                <w:szCs w:val="19"/>
                <w:shd w:val="clear" w:color="auto" w:fill="4C8930"/>
              </w:rPr>
            </w:rPrChange>
          </w:rPr>
          <w:t xml:space="preserve">, B. F., </w:t>
        </w:r>
        <w:proofErr w:type="spellStart"/>
        <w:r w:rsidRPr="00BE7BA6">
          <w:rPr>
            <w:rFonts w:ascii="Times New Roman" w:hAnsi="Times New Roman"/>
            <w:color w:val="222222"/>
            <w:sz w:val="24"/>
            <w:szCs w:val="21"/>
            <w:shd w:val="clear" w:color="auto" w:fill="FFFFFF"/>
            <w:rPrChange w:id="1855" w:author="Jeff Greenfield" w:date="2014-11-23T13:38:00Z">
              <w:rPr>
                <w:rFonts w:ascii="Helvetica" w:hAnsi="Helvetica"/>
                <w:color w:val="333333"/>
                <w:sz w:val="19"/>
                <w:szCs w:val="19"/>
                <w:shd w:val="clear" w:color="auto" w:fill="4C8930"/>
              </w:rPr>
            </w:rPrChange>
          </w:rPr>
          <w:t>Riese</w:t>
        </w:r>
        <w:proofErr w:type="spellEnd"/>
        <w:r w:rsidRPr="00BE7BA6">
          <w:rPr>
            <w:rFonts w:ascii="Times New Roman" w:hAnsi="Times New Roman"/>
            <w:color w:val="222222"/>
            <w:sz w:val="24"/>
            <w:szCs w:val="21"/>
            <w:shd w:val="clear" w:color="auto" w:fill="FFFFFF"/>
            <w:rPrChange w:id="1856" w:author="Jeff Greenfield" w:date="2014-11-23T13:38:00Z">
              <w:rPr>
                <w:rFonts w:ascii="Helvetica" w:hAnsi="Helvetica"/>
                <w:color w:val="333333"/>
                <w:sz w:val="19"/>
                <w:szCs w:val="19"/>
                <w:shd w:val="clear" w:color="auto" w:fill="4C8930"/>
              </w:rPr>
            </w:rPrChange>
          </w:rPr>
          <w:t xml:space="preserve">, H., </w:t>
        </w:r>
        <w:proofErr w:type="spellStart"/>
        <w:r w:rsidRPr="00BE7BA6">
          <w:rPr>
            <w:rFonts w:ascii="Times New Roman" w:hAnsi="Times New Roman"/>
            <w:color w:val="222222"/>
            <w:sz w:val="24"/>
            <w:szCs w:val="21"/>
            <w:shd w:val="clear" w:color="auto" w:fill="FFFFFF"/>
            <w:rPrChange w:id="1857" w:author="Jeff Greenfield" w:date="2014-11-23T13:38:00Z">
              <w:rPr>
                <w:rFonts w:ascii="Helvetica" w:hAnsi="Helvetica"/>
                <w:color w:val="333333"/>
                <w:sz w:val="19"/>
                <w:szCs w:val="19"/>
                <w:shd w:val="clear" w:color="auto" w:fill="4C8930"/>
              </w:rPr>
            </w:rPrChange>
          </w:rPr>
          <w:t>Sanderman</w:t>
        </w:r>
        <w:proofErr w:type="spellEnd"/>
        <w:r w:rsidRPr="00BE7BA6">
          <w:rPr>
            <w:rFonts w:ascii="Times New Roman" w:hAnsi="Times New Roman"/>
            <w:color w:val="222222"/>
            <w:sz w:val="24"/>
            <w:szCs w:val="21"/>
            <w:shd w:val="clear" w:color="auto" w:fill="FFFFFF"/>
            <w:rPrChange w:id="1858" w:author="Jeff Greenfield" w:date="2014-11-23T13:38:00Z">
              <w:rPr>
                <w:rFonts w:ascii="Helvetica" w:hAnsi="Helvetica"/>
                <w:color w:val="333333"/>
                <w:sz w:val="19"/>
                <w:szCs w:val="19"/>
                <w:shd w:val="clear" w:color="auto" w:fill="4C8930"/>
              </w:rPr>
            </w:rPrChange>
          </w:rPr>
          <w:t xml:space="preserve">, R., &amp; </w:t>
        </w:r>
        <w:proofErr w:type="spellStart"/>
        <w:r w:rsidRPr="00BE7BA6">
          <w:rPr>
            <w:rFonts w:ascii="Times New Roman" w:hAnsi="Times New Roman"/>
            <w:color w:val="222222"/>
            <w:sz w:val="24"/>
            <w:szCs w:val="21"/>
            <w:shd w:val="clear" w:color="auto" w:fill="FFFFFF"/>
            <w:rPrChange w:id="1859" w:author="Jeff Greenfield" w:date="2014-11-23T13:38:00Z">
              <w:rPr>
                <w:rFonts w:ascii="Helvetica" w:hAnsi="Helvetica"/>
                <w:color w:val="333333"/>
                <w:sz w:val="19"/>
                <w:szCs w:val="19"/>
                <w:shd w:val="clear" w:color="auto" w:fill="4C8930"/>
              </w:rPr>
            </w:rPrChange>
          </w:rPr>
          <w:t>Ormel</w:t>
        </w:r>
        <w:proofErr w:type="spellEnd"/>
        <w:r w:rsidRPr="00BE7BA6">
          <w:rPr>
            <w:rFonts w:ascii="Times New Roman" w:hAnsi="Times New Roman"/>
            <w:color w:val="222222"/>
            <w:sz w:val="24"/>
            <w:szCs w:val="21"/>
            <w:shd w:val="clear" w:color="auto" w:fill="FFFFFF"/>
            <w:rPrChange w:id="1860" w:author="Jeff Greenfield" w:date="2014-11-23T13:38:00Z">
              <w:rPr>
                <w:rFonts w:ascii="Helvetica" w:hAnsi="Helvetica"/>
                <w:color w:val="333333"/>
                <w:sz w:val="19"/>
                <w:szCs w:val="19"/>
                <w:shd w:val="clear" w:color="auto" w:fill="4C8930"/>
              </w:rPr>
            </w:rPrChange>
          </w:rPr>
          <w:t>, J. (2014). Mutual reinforcement between neuroticism and life experiences: A five-wave, 16-year study to test reciprocal causation</w:t>
        </w:r>
        <w:r w:rsidRPr="00BE7BA6">
          <w:rPr>
            <w:rFonts w:ascii="Times New Roman" w:hAnsi="Times New Roman"/>
            <w:i/>
            <w:color w:val="222222"/>
            <w:sz w:val="24"/>
            <w:szCs w:val="21"/>
            <w:shd w:val="clear" w:color="auto" w:fill="FFFFFF"/>
            <w:rPrChange w:id="1861" w:author="Jeff Greenfield" w:date="2014-11-23T13:38:00Z">
              <w:rPr>
                <w:rFonts w:ascii="Helvetica" w:hAnsi="Helvetica"/>
                <w:color w:val="333333"/>
                <w:sz w:val="19"/>
                <w:szCs w:val="19"/>
                <w:shd w:val="clear" w:color="auto" w:fill="4C8930"/>
              </w:rPr>
            </w:rPrChange>
          </w:rPr>
          <w:t>. Journal Of Personality And Social Psychology</w:t>
        </w:r>
        <w:proofErr w:type="gramStart"/>
        <w:r w:rsidRPr="00BE7BA6">
          <w:rPr>
            <w:rFonts w:ascii="Times New Roman" w:hAnsi="Times New Roman"/>
            <w:i/>
            <w:color w:val="222222"/>
            <w:sz w:val="24"/>
            <w:szCs w:val="21"/>
            <w:shd w:val="clear" w:color="auto" w:fill="FFFFFF"/>
            <w:rPrChange w:id="1862" w:author="Jeff Greenfield" w:date="2014-11-23T13:38:00Z">
              <w:rPr>
                <w:rFonts w:ascii="Helvetica" w:hAnsi="Helvetica"/>
                <w:color w:val="333333"/>
                <w:sz w:val="19"/>
                <w:szCs w:val="19"/>
                <w:shd w:val="clear" w:color="auto" w:fill="4C8930"/>
              </w:rPr>
            </w:rPrChange>
          </w:rPr>
          <w:t>,107</w:t>
        </w:r>
        <w:proofErr w:type="gramEnd"/>
        <w:r w:rsidRPr="00BE7BA6">
          <w:rPr>
            <w:rFonts w:ascii="Times New Roman" w:hAnsi="Times New Roman"/>
            <w:color w:val="222222"/>
            <w:sz w:val="24"/>
            <w:szCs w:val="21"/>
            <w:shd w:val="clear" w:color="auto" w:fill="FFFFFF"/>
            <w:rPrChange w:id="1863" w:author="Jeff Greenfield" w:date="2014-11-23T13:38:00Z">
              <w:rPr>
                <w:rFonts w:ascii="Helvetica" w:hAnsi="Helvetica"/>
                <w:color w:val="333333"/>
                <w:sz w:val="19"/>
                <w:szCs w:val="19"/>
                <w:shd w:val="clear" w:color="auto" w:fill="4C8930"/>
              </w:rPr>
            </w:rPrChange>
          </w:rPr>
          <w:t xml:space="preserve">(4), 751-764. </w:t>
        </w:r>
        <w:proofErr w:type="gramStart"/>
        <w:r w:rsidRPr="00BE7BA6">
          <w:rPr>
            <w:rFonts w:ascii="Times New Roman" w:hAnsi="Times New Roman"/>
            <w:color w:val="222222"/>
            <w:sz w:val="24"/>
            <w:szCs w:val="21"/>
            <w:shd w:val="clear" w:color="auto" w:fill="FFFFFF"/>
            <w:rPrChange w:id="1864" w:author="Jeff Greenfield" w:date="2014-11-23T13:38:00Z">
              <w:rPr>
                <w:rFonts w:ascii="Helvetica" w:hAnsi="Helvetica"/>
                <w:color w:val="333333"/>
                <w:sz w:val="19"/>
                <w:szCs w:val="19"/>
                <w:shd w:val="clear" w:color="auto" w:fill="4C8930"/>
              </w:rPr>
            </w:rPrChange>
          </w:rPr>
          <w:t>doi:10.1037</w:t>
        </w:r>
        <w:proofErr w:type="gramEnd"/>
        <w:r w:rsidRPr="00BE7BA6">
          <w:rPr>
            <w:rFonts w:ascii="Times New Roman" w:hAnsi="Times New Roman"/>
            <w:color w:val="222222"/>
            <w:sz w:val="24"/>
            <w:szCs w:val="21"/>
            <w:shd w:val="clear" w:color="auto" w:fill="FFFFFF"/>
            <w:rPrChange w:id="1865" w:author="Jeff Greenfield" w:date="2014-11-23T13:38:00Z">
              <w:rPr>
                <w:rFonts w:ascii="Helvetica" w:hAnsi="Helvetica"/>
                <w:color w:val="333333"/>
                <w:sz w:val="19"/>
                <w:szCs w:val="19"/>
                <w:shd w:val="clear" w:color="auto" w:fill="4C8930"/>
              </w:rPr>
            </w:rPrChange>
          </w:rPr>
          <w:t>/a0037009</w:t>
        </w:r>
      </w:ins>
    </w:p>
    <w:p w:rsidR="00BB3C97" w:rsidRPr="0002264D" w:rsidDel="00C01780" w:rsidRDefault="00C01780" w:rsidP="0002264D">
      <w:pPr>
        <w:spacing w:line="480" w:lineRule="auto"/>
        <w:ind w:left="720" w:hanging="720"/>
        <w:rPr>
          <w:del w:id="1866" w:author="Jeff Greenfield" w:date="2014-11-22T20:30:00Z"/>
          <w:rFonts w:ascii="Times New Roman" w:hAnsi="Times New Roman"/>
          <w:sz w:val="24"/>
          <w:rPrChange w:id="1867" w:author="Jeff Greenfield" w:date="2014-11-22T21:12:00Z">
            <w:rPr>
              <w:del w:id="1868" w:author="Jeff Greenfield" w:date="2014-11-22T20:30:00Z"/>
              <w:rFonts w:ascii="Times New Roman" w:hAnsi="Times New Roman"/>
              <w:sz w:val="24"/>
            </w:rPr>
          </w:rPrChange>
        </w:rPr>
        <w:pPrChange w:id="1869" w:author="Jeff Greenfield" w:date="2014-11-22T21:12:00Z">
          <w:pPr>
            <w:pStyle w:val="Normal1"/>
            <w:spacing w:line="480" w:lineRule="auto"/>
            <w:ind w:left="720" w:hanging="719"/>
          </w:pPr>
        </w:pPrChange>
      </w:pPr>
      <w:ins w:id="1870" w:author="Jeff Greenfield" w:date="2014-11-22T20:30:00Z">
        <w:r w:rsidRPr="00BE7BA6">
          <w:rPr>
            <w:rFonts w:ascii="Times New Roman" w:hAnsi="Times New Roman"/>
            <w:color w:val="222222"/>
            <w:sz w:val="24"/>
            <w:szCs w:val="21"/>
            <w:shd w:val="clear" w:color="auto" w:fill="FFFFFF"/>
            <w:rPrChange w:id="1871" w:author="Jeff Greenfield" w:date="2014-11-23T13:38:00Z">
              <w:rPr>
                <w:color w:val="222222"/>
                <w:sz w:val="21"/>
                <w:szCs w:val="21"/>
                <w:shd w:val="clear" w:color="auto" w:fill="FFFFFF"/>
              </w:rPr>
            </w:rPrChange>
          </w:rPr>
          <w:t>Joh</w:t>
        </w:r>
        <w:r w:rsidRPr="0002264D">
          <w:rPr>
            <w:rFonts w:ascii="Times New Roman" w:hAnsi="Times New Roman"/>
            <w:sz w:val="24"/>
            <w:shd w:val="clear" w:color="auto" w:fill="FFFFFF"/>
            <w:rPrChange w:id="1872" w:author="Jeff Greenfield" w:date="2014-11-22T21:12:00Z">
              <w:rPr>
                <w:color w:val="222222"/>
                <w:sz w:val="21"/>
                <w:szCs w:val="21"/>
                <w:shd w:val="clear" w:color="auto" w:fill="FFFFFF"/>
              </w:rPr>
            </w:rPrChange>
          </w:rPr>
          <w:t xml:space="preserve">nston, C. A., Moreno, J. P., </w:t>
        </w:r>
        <w:proofErr w:type="spellStart"/>
        <w:r w:rsidRPr="0002264D">
          <w:rPr>
            <w:rFonts w:ascii="Times New Roman" w:hAnsi="Times New Roman"/>
            <w:sz w:val="24"/>
            <w:shd w:val="clear" w:color="auto" w:fill="FFFFFF"/>
            <w:rPrChange w:id="1873" w:author="Jeff Greenfield" w:date="2014-11-22T21:12:00Z">
              <w:rPr>
                <w:color w:val="222222"/>
                <w:sz w:val="21"/>
                <w:szCs w:val="21"/>
                <w:shd w:val="clear" w:color="auto" w:fill="FFFFFF"/>
              </w:rPr>
            </w:rPrChange>
          </w:rPr>
          <w:t>Regas</w:t>
        </w:r>
        <w:proofErr w:type="spellEnd"/>
        <w:r w:rsidRPr="0002264D">
          <w:rPr>
            <w:rFonts w:ascii="Times New Roman" w:hAnsi="Times New Roman"/>
            <w:sz w:val="24"/>
            <w:shd w:val="clear" w:color="auto" w:fill="FFFFFF"/>
            <w:rPrChange w:id="1874" w:author="Jeff Greenfield" w:date="2014-11-22T21:12:00Z">
              <w:rPr>
                <w:color w:val="222222"/>
                <w:sz w:val="21"/>
                <w:szCs w:val="21"/>
                <w:shd w:val="clear" w:color="auto" w:fill="FFFFFF"/>
              </w:rPr>
            </w:rPrChange>
          </w:rPr>
          <w:t xml:space="preserve">, K., Tyler, C., &amp; </w:t>
        </w:r>
        <w:proofErr w:type="spellStart"/>
        <w:r w:rsidRPr="0002264D">
          <w:rPr>
            <w:rFonts w:ascii="Times New Roman" w:hAnsi="Times New Roman"/>
            <w:sz w:val="24"/>
            <w:shd w:val="clear" w:color="auto" w:fill="FFFFFF"/>
            <w:rPrChange w:id="1875" w:author="Jeff Greenfield" w:date="2014-11-22T21:12:00Z">
              <w:rPr>
                <w:color w:val="222222"/>
                <w:sz w:val="21"/>
                <w:szCs w:val="21"/>
                <w:shd w:val="clear" w:color="auto" w:fill="FFFFFF"/>
              </w:rPr>
            </w:rPrChange>
          </w:rPr>
          <w:t>Foreyt</w:t>
        </w:r>
        <w:proofErr w:type="spellEnd"/>
        <w:r w:rsidRPr="0002264D">
          <w:rPr>
            <w:rFonts w:ascii="Times New Roman" w:hAnsi="Times New Roman"/>
            <w:sz w:val="24"/>
            <w:shd w:val="clear" w:color="auto" w:fill="FFFFFF"/>
            <w:rPrChange w:id="1876" w:author="Jeff Greenfield" w:date="2014-11-22T21:12:00Z">
              <w:rPr>
                <w:color w:val="222222"/>
                <w:sz w:val="21"/>
                <w:szCs w:val="21"/>
                <w:shd w:val="clear" w:color="auto" w:fill="FFFFFF"/>
              </w:rPr>
            </w:rPrChange>
          </w:rPr>
          <w:t>, J. P. (2012). The Application of the Yerkes–Dodson Law in a Childhood Weight Management Program: Examining Weight Dissatisfaction.</w:t>
        </w:r>
        <w:r w:rsidRPr="0002264D">
          <w:rPr>
            <w:rFonts w:ascii="Times New Roman" w:hAnsi="Times New Roman"/>
            <w:sz w:val="24"/>
            <w:rPrChange w:id="1877" w:author="Jeff Greenfield" w:date="2014-11-22T21:12:00Z">
              <w:rPr>
                <w:color w:val="222222"/>
                <w:sz w:val="21"/>
              </w:rPr>
            </w:rPrChange>
          </w:rPr>
          <w:t> </w:t>
        </w:r>
        <w:r w:rsidRPr="0002264D">
          <w:rPr>
            <w:rFonts w:ascii="Times New Roman" w:hAnsi="Times New Roman"/>
            <w:i/>
            <w:sz w:val="24"/>
            <w:shd w:val="clear" w:color="auto" w:fill="FFFFFF"/>
            <w:rPrChange w:id="1878" w:author="Jeff Greenfield" w:date="2014-11-22T21:12:00Z">
              <w:rPr>
                <w:i/>
                <w:color w:val="222222"/>
                <w:sz w:val="21"/>
                <w:szCs w:val="21"/>
                <w:shd w:val="clear" w:color="auto" w:fill="FFFFFF"/>
              </w:rPr>
            </w:rPrChange>
          </w:rPr>
          <w:t>Journal of pediatric psychology</w:t>
        </w:r>
        <w:r w:rsidRPr="0002264D">
          <w:rPr>
            <w:rFonts w:ascii="Times New Roman" w:hAnsi="Times New Roman"/>
            <w:sz w:val="24"/>
            <w:shd w:val="clear" w:color="auto" w:fill="FFFFFF"/>
            <w:rPrChange w:id="1879" w:author="Jeff Greenfield" w:date="2014-11-22T21:12:00Z">
              <w:rPr>
                <w:color w:val="222222"/>
                <w:sz w:val="21"/>
                <w:szCs w:val="21"/>
                <w:shd w:val="clear" w:color="auto" w:fill="FFFFFF"/>
              </w:rPr>
            </w:rPrChange>
          </w:rPr>
          <w:t>, jss040.</w:t>
        </w:r>
      </w:ins>
      <w:del w:id="1880" w:author="Jeff Greenfield" w:date="2014-11-22T20:30:00Z">
        <w:r w:rsidR="003F373E" w:rsidRPr="0002264D" w:rsidDel="00C01780">
          <w:rPr>
            <w:rFonts w:ascii="Times New Roman" w:eastAsia="Times New Roman" w:hAnsi="Times New Roman" w:cs="Times New Roman"/>
            <w:sz w:val="24"/>
            <w:highlight w:val="white"/>
            <w:rPrChange w:id="1881" w:author="Jeff Greenfield" w:date="2014-11-22T21:12:00Z">
              <w:rPr>
                <w:rFonts w:ascii="Times New Roman" w:eastAsia="Times New Roman" w:hAnsi="Times New Roman" w:cs="Times New Roman"/>
                <w:sz w:val="24"/>
                <w:highlight w:val="white"/>
              </w:rPr>
            </w:rPrChange>
          </w:rPr>
          <w:delText xml:space="preserve">“New Report from the NPD Group Focuses on Core Gaming and Core Gamers”. (2013) Retrieved November 26, 2013 from </w:delText>
        </w:r>
        <w:r w:rsidR="00BD4038" w:rsidRPr="0002264D" w:rsidDel="00C01780">
          <w:rPr>
            <w:rFonts w:ascii="Times New Roman" w:hAnsi="Times New Roman"/>
            <w:sz w:val="24"/>
            <w:rPrChange w:id="1882" w:author="Jeff Greenfield" w:date="2014-11-22T21:12:00Z">
              <w:rPr/>
            </w:rPrChange>
          </w:rPr>
          <w:fldChar w:fldCharType="begin"/>
        </w:r>
        <w:r w:rsidR="00BD4038" w:rsidRPr="0002264D" w:rsidDel="00C01780">
          <w:rPr>
            <w:rFonts w:ascii="Times New Roman" w:hAnsi="Times New Roman"/>
            <w:sz w:val="24"/>
            <w:rPrChange w:id="1883" w:author="Jeff Greenfield" w:date="2014-11-22T21:12:00Z">
              <w:rPr/>
            </w:rPrChange>
          </w:rPr>
          <w:delInstrText>HYPERLINK "https://www.npd.com/wps/portal/npd/us/news/press-releases/new-report-from-the-npd-group-focuses-on-core-gaming-and-core-gamers/" \h</w:delInstrText>
        </w:r>
        <w:r w:rsidR="00BD4038" w:rsidRPr="0002264D" w:rsidDel="00C01780">
          <w:rPr>
            <w:rFonts w:ascii="Times New Roman" w:hAnsi="Times New Roman"/>
            <w:sz w:val="24"/>
            <w:rPrChange w:id="1884" w:author="Jeff Greenfield" w:date="2014-11-22T21:12:00Z">
              <w:rPr/>
            </w:rPrChange>
          </w:rPr>
          <w:fldChar w:fldCharType="separate"/>
        </w:r>
        <w:r w:rsidR="003F373E" w:rsidRPr="0002264D" w:rsidDel="00C01780">
          <w:rPr>
            <w:rFonts w:ascii="Times New Roman" w:eastAsia="Times New Roman" w:hAnsi="Times New Roman" w:cs="Times New Roman"/>
            <w:sz w:val="24"/>
            <w:highlight w:val="white"/>
            <w:u w:val="single"/>
            <w:rPrChange w:id="1885" w:author="Jeff Greenfield" w:date="2014-11-22T21:12:00Z">
              <w:rPr>
                <w:rFonts w:ascii="Times New Roman" w:eastAsia="Times New Roman" w:hAnsi="Times New Roman" w:cs="Times New Roman"/>
                <w:sz w:val="24"/>
                <w:highlight w:val="white"/>
                <w:u w:val="single"/>
              </w:rPr>
            </w:rPrChange>
          </w:rPr>
          <w:delText>https://www.npd.com/wps/portal/npd/us/news/press-releases/new-report-from-the-npd-group-focuses-on-core-gaming-and-core-gamers/</w:delText>
        </w:r>
        <w:r w:rsidR="00BD4038" w:rsidRPr="0002264D" w:rsidDel="00C01780">
          <w:rPr>
            <w:rFonts w:ascii="Times New Roman" w:hAnsi="Times New Roman"/>
            <w:sz w:val="24"/>
            <w:rPrChange w:id="1886" w:author="Jeff Greenfield" w:date="2014-11-22T21:12:00Z">
              <w:rPr/>
            </w:rPrChange>
          </w:rPr>
          <w:fldChar w:fldCharType="end"/>
        </w:r>
        <w:r w:rsidR="003F373E" w:rsidRPr="0002264D" w:rsidDel="00C01780">
          <w:rPr>
            <w:rFonts w:ascii="Times New Roman" w:eastAsia="Times New Roman" w:hAnsi="Times New Roman" w:cs="Times New Roman"/>
            <w:sz w:val="24"/>
            <w:highlight w:val="white"/>
            <w:rPrChange w:id="1887" w:author="Jeff Greenfield" w:date="2014-11-22T21:12:00Z">
              <w:rPr>
                <w:rFonts w:ascii="Times New Roman" w:eastAsia="Times New Roman" w:hAnsi="Times New Roman" w:cs="Times New Roman"/>
                <w:sz w:val="24"/>
                <w:highlight w:val="white"/>
              </w:rPr>
            </w:rPrChange>
          </w:rPr>
          <w:delText>.</w:delText>
        </w:r>
      </w:del>
    </w:p>
    <w:p w:rsidR="0050710C" w:rsidRPr="0002264D" w:rsidRDefault="003F373E" w:rsidP="0002264D">
      <w:pPr>
        <w:spacing w:line="480" w:lineRule="auto"/>
        <w:ind w:left="720" w:hanging="720"/>
        <w:rPr>
          <w:rFonts w:ascii="Times New Roman" w:hAnsi="Times New Roman"/>
          <w:sz w:val="24"/>
          <w:rPrChange w:id="1888" w:author="Jeff Greenfield" w:date="2014-11-22T21:12:00Z">
            <w:rPr>
              <w:rFonts w:ascii="Times New Roman" w:hAnsi="Times New Roman"/>
              <w:sz w:val="24"/>
            </w:rPr>
          </w:rPrChange>
        </w:rPr>
        <w:pPrChange w:id="1889" w:author="Jeff Greenfield" w:date="2014-11-22T21:12:00Z">
          <w:pPr>
            <w:pStyle w:val="Normal1"/>
            <w:spacing w:line="480" w:lineRule="auto"/>
            <w:ind w:left="720" w:hanging="719"/>
          </w:pPr>
        </w:pPrChange>
      </w:pPr>
      <w:del w:id="1890" w:author="Unknown">
        <w:r w:rsidRPr="0002264D" w:rsidDel="00BD5A0E">
          <w:rPr>
            <w:rFonts w:ascii="Times New Roman" w:eastAsia="Times New Roman" w:hAnsi="Times New Roman" w:cs="Times New Roman"/>
            <w:sz w:val="24"/>
            <w:highlight w:val="white"/>
            <w:rPrChange w:id="1891" w:author="Jeff Greenfield" w:date="2014-11-22T21:12:00Z">
              <w:rPr>
                <w:rFonts w:ascii="Times New Roman" w:eastAsia="Times New Roman" w:hAnsi="Times New Roman" w:cs="Times New Roman"/>
                <w:sz w:val="24"/>
                <w:highlight w:val="white"/>
              </w:rPr>
            </w:rPrChange>
          </w:rPr>
          <w:delText xml:space="preserve">Koster, R. (2010). </w:delText>
        </w:r>
        <w:r w:rsidRPr="0002264D" w:rsidDel="00BD5A0E">
          <w:rPr>
            <w:rFonts w:ascii="Times New Roman" w:eastAsia="Times New Roman" w:hAnsi="Times New Roman" w:cs="Times New Roman"/>
            <w:i/>
            <w:sz w:val="24"/>
            <w:highlight w:val="white"/>
            <w:rPrChange w:id="1892" w:author="Jeff Greenfield" w:date="2014-11-22T21:12:00Z">
              <w:rPr>
                <w:rFonts w:ascii="Times New Roman" w:eastAsia="Times New Roman" w:hAnsi="Times New Roman" w:cs="Times New Roman"/>
                <w:i/>
                <w:sz w:val="24"/>
                <w:highlight w:val="white"/>
              </w:rPr>
            </w:rPrChange>
          </w:rPr>
          <w:delText>Theory of fun for game design</w:delText>
        </w:r>
        <w:r w:rsidRPr="0002264D" w:rsidDel="00BD5A0E">
          <w:rPr>
            <w:rFonts w:ascii="Times New Roman" w:eastAsia="Times New Roman" w:hAnsi="Times New Roman" w:cs="Times New Roman"/>
            <w:sz w:val="24"/>
            <w:highlight w:val="white"/>
            <w:rPrChange w:id="1893" w:author="Jeff Greenfield" w:date="2014-11-22T21:12:00Z">
              <w:rPr>
                <w:rFonts w:ascii="Times New Roman" w:eastAsia="Times New Roman" w:hAnsi="Times New Roman" w:cs="Times New Roman"/>
                <w:sz w:val="24"/>
                <w:highlight w:val="white"/>
              </w:rPr>
            </w:rPrChange>
          </w:rPr>
          <w:delText>. O'Reilly Media, Inc..</w:delText>
        </w:r>
      </w:del>
    </w:p>
    <w:p w:rsidR="00BB3C97" w:rsidRDefault="003F373E" w:rsidP="0038786A">
      <w:pPr>
        <w:pStyle w:val="Normal1"/>
        <w:spacing w:line="480" w:lineRule="auto"/>
        <w:ind w:left="720" w:hanging="720"/>
        <w:rPr>
          <w:ins w:id="1894" w:author="Jeff Greenfield" w:date="2014-11-23T13:23:00Z"/>
          <w:rFonts w:ascii="Times New Roman" w:eastAsia="Times New Roman" w:hAnsi="Times New Roman" w:cs="Times New Roman"/>
          <w:sz w:val="24"/>
        </w:rPr>
        <w:pPrChange w:id="1895" w:author="Jeff Greenfield" w:date="2014-11-23T13:24:00Z">
          <w:pPr>
            <w:pStyle w:val="Normal1"/>
            <w:spacing w:line="480" w:lineRule="auto"/>
            <w:ind w:left="720" w:hanging="720"/>
          </w:pPr>
        </w:pPrChange>
      </w:pPr>
      <w:r w:rsidRPr="004B143D">
        <w:rPr>
          <w:rFonts w:ascii="Times New Roman" w:eastAsia="Times New Roman" w:hAnsi="Times New Roman" w:cs="Times New Roman"/>
          <w:sz w:val="24"/>
        </w:rPr>
        <w:t xml:space="preserve">Krätzig, G. P., &amp; Arbuthnott, K. D. (2006). Perceptual learning style and learning proficiency: A test of the hypothesis. </w:t>
      </w:r>
      <w:proofErr w:type="gramStart"/>
      <w:r w:rsidRPr="004B143D">
        <w:rPr>
          <w:rFonts w:ascii="Times New Roman" w:eastAsia="Times New Roman" w:hAnsi="Times New Roman" w:cs="Times New Roman"/>
          <w:i/>
          <w:sz w:val="24"/>
        </w:rPr>
        <w:t>Journal Of Educational Psychology</w:t>
      </w:r>
      <w:r w:rsidRPr="004B143D">
        <w:rPr>
          <w:rFonts w:ascii="Times New Roman" w:eastAsia="Times New Roman" w:hAnsi="Times New Roman" w:cs="Times New Roman"/>
          <w:sz w:val="24"/>
        </w:rPr>
        <w:t xml:space="preserve">, </w:t>
      </w:r>
      <w:r w:rsidRPr="004B143D">
        <w:rPr>
          <w:rFonts w:ascii="Times New Roman" w:eastAsia="Times New Roman" w:hAnsi="Times New Roman" w:cs="Times New Roman"/>
          <w:i/>
          <w:sz w:val="24"/>
        </w:rPr>
        <w:t>98</w:t>
      </w:r>
      <w:r w:rsidRPr="004B143D">
        <w:rPr>
          <w:rFonts w:ascii="Times New Roman" w:eastAsia="Times New Roman" w:hAnsi="Times New Roman" w:cs="Times New Roman"/>
          <w:sz w:val="24"/>
        </w:rPr>
        <w:t>(1), 238-246.</w:t>
      </w:r>
      <w:proofErr w:type="gramEnd"/>
      <w:r w:rsidRPr="004B143D">
        <w:rPr>
          <w:rFonts w:ascii="Times New Roman" w:eastAsia="Times New Roman" w:hAnsi="Times New Roman" w:cs="Times New Roman"/>
          <w:sz w:val="24"/>
        </w:rPr>
        <w:t xml:space="preserve"> </w:t>
      </w:r>
      <w:proofErr w:type="gramStart"/>
      <w:r w:rsidRPr="004B143D">
        <w:rPr>
          <w:rFonts w:ascii="Times New Roman" w:eastAsia="Times New Roman" w:hAnsi="Times New Roman" w:cs="Times New Roman"/>
          <w:sz w:val="24"/>
        </w:rPr>
        <w:t>doi:10.1037</w:t>
      </w:r>
      <w:proofErr w:type="gramEnd"/>
      <w:r w:rsidRPr="004B143D">
        <w:rPr>
          <w:rFonts w:ascii="Times New Roman" w:eastAsia="Times New Roman" w:hAnsi="Times New Roman" w:cs="Times New Roman"/>
          <w:sz w:val="24"/>
        </w:rPr>
        <w:t>/0022-0663.98.1.238</w:t>
      </w:r>
    </w:p>
    <w:p w:rsidR="0038786A" w:rsidRDefault="0038786A" w:rsidP="0038786A">
      <w:pPr>
        <w:spacing w:line="480" w:lineRule="auto"/>
        <w:ind w:left="720" w:hanging="720"/>
        <w:rPr>
          <w:ins w:id="1896" w:author="Jeff Greenfield" w:date="2014-11-22T20:30:00Z"/>
          <w:rFonts w:ascii="Times New Roman" w:eastAsia="Times New Roman" w:hAnsi="Times New Roman" w:cs="Times New Roman"/>
          <w:sz w:val="24"/>
        </w:rPr>
        <w:pPrChange w:id="1897" w:author="Jeff Greenfield" w:date="2014-11-23T13:24:00Z">
          <w:pPr>
            <w:pStyle w:val="Normal1"/>
            <w:spacing w:line="480" w:lineRule="auto"/>
            <w:ind w:left="720" w:hanging="719"/>
          </w:pPr>
        </w:pPrChange>
      </w:pPr>
      <w:proofErr w:type="spellStart"/>
      <w:ins w:id="1898" w:author="Jeff Greenfield" w:date="2014-11-23T13:23:00Z">
        <w:r w:rsidRPr="0038786A">
          <w:rPr>
            <w:rFonts w:ascii="Times New Roman" w:eastAsia="Times New Roman" w:hAnsi="Times New Roman" w:cs="Times New Roman"/>
            <w:sz w:val="24"/>
            <w:rPrChange w:id="1899" w:author="Jeff Greenfield" w:date="2014-11-23T13:24:00Z">
              <w:rPr>
                <w:rFonts w:ascii="Helvetica" w:hAnsi="Helvetica"/>
                <w:color w:val="333333"/>
                <w:sz w:val="19"/>
                <w:szCs w:val="19"/>
                <w:shd w:val="clear" w:color="auto" w:fill="4C8930"/>
              </w:rPr>
            </w:rPrChange>
          </w:rPr>
          <w:t>Kundu</w:t>
        </w:r>
        <w:proofErr w:type="spellEnd"/>
        <w:r w:rsidRPr="0038786A">
          <w:rPr>
            <w:rFonts w:ascii="Times New Roman" w:eastAsia="Times New Roman" w:hAnsi="Times New Roman" w:cs="Times New Roman"/>
            <w:sz w:val="24"/>
            <w:rPrChange w:id="1900" w:author="Jeff Greenfield" w:date="2014-11-23T13:24:00Z">
              <w:rPr>
                <w:rFonts w:ascii="Helvetica" w:hAnsi="Helvetica"/>
                <w:color w:val="333333"/>
                <w:sz w:val="19"/>
                <w:szCs w:val="19"/>
                <w:shd w:val="clear" w:color="auto" w:fill="4C8930"/>
              </w:rPr>
            </w:rPrChange>
          </w:rPr>
          <w:t xml:space="preserve">, R., &amp; </w:t>
        </w:r>
        <w:proofErr w:type="spellStart"/>
        <w:r w:rsidRPr="0038786A">
          <w:rPr>
            <w:rFonts w:ascii="Times New Roman" w:eastAsia="Times New Roman" w:hAnsi="Times New Roman" w:cs="Times New Roman"/>
            <w:sz w:val="24"/>
            <w:rPrChange w:id="1901" w:author="Jeff Greenfield" w:date="2014-11-23T13:24:00Z">
              <w:rPr>
                <w:rFonts w:ascii="Helvetica" w:hAnsi="Helvetica"/>
                <w:color w:val="333333"/>
                <w:sz w:val="19"/>
                <w:szCs w:val="19"/>
                <w:shd w:val="clear" w:color="auto" w:fill="4C8930"/>
              </w:rPr>
            </w:rPrChange>
          </w:rPr>
          <w:t>Basu</w:t>
        </w:r>
        <w:proofErr w:type="spellEnd"/>
        <w:r w:rsidRPr="0038786A">
          <w:rPr>
            <w:rFonts w:ascii="Times New Roman" w:eastAsia="Times New Roman" w:hAnsi="Times New Roman" w:cs="Times New Roman"/>
            <w:sz w:val="24"/>
            <w:rPrChange w:id="1902" w:author="Jeff Greenfield" w:date="2014-11-23T13:24:00Z">
              <w:rPr>
                <w:rFonts w:ascii="Helvetica" w:hAnsi="Helvetica"/>
                <w:color w:val="333333"/>
                <w:sz w:val="19"/>
                <w:szCs w:val="19"/>
                <w:shd w:val="clear" w:color="auto" w:fill="4C8930"/>
              </w:rPr>
            </w:rPrChange>
          </w:rPr>
          <w:t xml:space="preserve">, J. (1991). </w:t>
        </w:r>
        <w:proofErr w:type="gramStart"/>
        <w:r w:rsidRPr="0038786A">
          <w:rPr>
            <w:rFonts w:ascii="Times New Roman" w:eastAsia="Times New Roman" w:hAnsi="Times New Roman" w:cs="Times New Roman"/>
            <w:sz w:val="24"/>
            <w:rPrChange w:id="1903" w:author="Jeff Greenfield" w:date="2014-11-23T13:24:00Z">
              <w:rPr>
                <w:rFonts w:ascii="Helvetica" w:hAnsi="Helvetica"/>
                <w:color w:val="333333"/>
                <w:sz w:val="19"/>
                <w:szCs w:val="19"/>
                <w:shd w:val="clear" w:color="auto" w:fill="4C8930"/>
              </w:rPr>
            </w:rPrChange>
          </w:rPr>
          <w:t>Frustration reactions as predictors of academic achievement and personality dimensions of school children.</w:t>
        </w:r>
        <w:proofErr w:type="gramEnd"/>
        <w:r w:rsidRPr="0038786A">
          <w:rPr>
            <w:rFonts w:ascii="Times New Roman" w:eastAsia="Times New Roman" w:hAnsi="Times New Roman" w:cs="Times New Roman"/>
            <w:sz w:val="24"/>
            <w:rPrChange w:id="1904" w:author="Jeff Greenfield" w:date="2014-11-23T13:24:00Z">
              <w:rPr>
                <w:rFonts w:ascii="Helvetica" w:hAnsi="Helvetica"/>
                <w:color w:val="333333"/>
                <w:sz w:val="19"/>
              </w:rPr>
            </w:rPrChange>
          </w:rPr>
          <w:t> </w:t>
        </w:r>
        <w:proofErr w:type="gramStart"/>
        <w:r w:rsidRPr="0038786A">
          <w:rPr>
            <w:rFonts w:ascii="Times New Roman" w:eastAsia="Times New Roman" w:hAnsi="Times New Roman" w:cs="Times New Roman"/>
            <w:i/>
            <w:sz w:val="24"/>
            <w:rPrChange w:id="1905" w:author="Jeff Greenfield" w:date="2014-11-23T13:24:00Z">
              <w:rPr>
                <w:rFonts w:ascii="Helvetica" w:hAnsi="Helvetica"/>
                <w:i/>
                <w:color w:val="333333"/>
                <w:sz w:val="19"/>
                <w:szCs w:val="19"/>
                <w:bdr w:val="none" w:sz="0" w:space="0" w:color="auto" w:frame="1"/>
                <w:shd w:val="clear" w:color="auto" w:fill="4C8930"/>
              </w:rPr>
            </w:rPrChange>
          </w:rPr>
          <w:t>Psychological Studies, 36</w:t>
        </w:r>
        <w:r w:rsidRPr="0038786A">
          <w:rPr>
            <w:rFonts w:ascii="Times New Roman" w:eastAsia="Times New Roman" w:hAnsi="Times New Roman" w:cs="Times New Roman"/>
            <w:sz w:val="24"/>
            <w:rPrChange w:id="1906" w:author="Jeff Greenfield" w:date="2014-11-23T13:24:00Z">
              <w:rPr>
                <w:rFonts w:ascii="Helvetica" w:hAnsi="Helvetica"/>
                <w:color w:val="333333"/>
                <w:sz w:val="19"/>
                <w:szCs w:val="19"/>
                <w:shd w:val="clear" w:color="auto" w:fill="4C8930"/>
              </w:rPr>
            </w:rPrChange>
          </w:rPr>
          <w:t>(3), 146-155.</w:t>
        </w:r>
      </w:ins>
      <w:proofErr w:type="gramEnd"/>
    </w:p>
    <w:p w:rsidR="00C01780" w:rsidRPr="00D74FA6" w:rsidRDefault="00C01780" w:rsidP="00D74FA6">
      <w:pPr>
        <w:pStyle w:val="Normal1"/>
        <w:numPr>
          <w:ins w:id="1907" w:author="Jeff Greenfield" w:date="2014-11-22T20:30:00Z"/>
        </w:numPr>
        <w:spacing w:line="480" w:lineRule="auto"/>
        <w:ind w:left="720" w:hanging="719"/>
        <w:rPr>
          <w:ins w:id="1908" w:author="Jeff Greenfield" w:date="2014-11-23T14:17:00Z"/>
          <w:rFonts w:ascii="Times New Roman" w:eastAsia="Times New Roman" w:hAnsi="Times New Roman" w:cs="Times New Roman"/>
          <w:sz w:val="24"/>
          <w:rPrChange w:id="1909" w:author="Jeff Greenfield" w:date="2014-11-23T14:21:00Z">
            <w:rPr>
              <w:ins w:id="1910" w:author="Jeff Greenfield" w:date="2014-11-23T14:17:00Z"/>
              <w:rFonts w:ascii="Times New Roman" w:eastAsia="Times New Roman" w:hAnsi="Times New Roman" w:cs="Times New Roman"/>
              <w:sz w:val="24"/>
            </w:rPr>
          </w:rPrChange>
        </w:rPr>
        <w:pPrChange w:id="1911" w:author="Jeff Greenfield" w:date="2014-11-23T14:21:00Z">
          <w:pPr>
            <w:pStyle w:val="Normal1"/>
            <w:spacing w:line="480" w:lineRule="auto"/>
            <w:ind w:left="720" w:hanging="719"/>
          </w:pPr>
        </w:pPrChange>
      </w:pPr>
      <w:ins w:id="1912" w:author="Jeff Greenfield" w:date="2014-11-22T20:30:00Z">
        <w:r w:rsidRPr="00C01780">
          <w:rPr>
            <w:rFonts w:ascii="Times New Roman" w:eastAsia="Times New Roman" w:hAnsi="Times New Roman" w:cs="Times New Roman"/>
            <w:sz w:val="24"/>
            <w:highlight w:val="white"/>
          </w:rPr>
          <w:t xml:space="preserve">“New Report from the NPD Group Focuses on Core </w:t>
        </w:r>
        <w:r w:rsidRPr="004B143D">
          <w:rPr>
            <w:rFonts w:ascii="Times New Roman" w:eastAsia="Times New Roman" w:hAnsi="Times New Roman" w:cs="Times New Roman"/>
            <w:sz w:val="24"/>
            <w:highlight w:val="white"/>
          </w:rPr>
          <w:t>Gami</w:t>
        </w:r>
        <w:r w:rsidRPr="0002264D">
          <w:rPr>
            <w:rFonts w:ascii="Times New Roman" w:eastAsia="Times New Roman" w:hAnsi="Times New Roman" w:cs="Times New Roman"/>
            <w:sz w:val="24"/>
            <w:highlight w:val="white"/>
            <w:rPrChange w:id="1913" w:author="Jeff Greenfield" w:date="2014-11-22T21:21:00Z">
              <w:rPr>
                <w:rFonts w:ascii="Times New Roman" w:eastAsia="Times New Roman" w:hAnsi="Times New Roman" w:cs="Times New Roman"/>
                <w:sz w:val="24"/>
                <w:highlight w:val="white"/>
              </w:rPr>
            </w:rPrChange>
          </w:rPr>
          <w:t>ng an</w:t>
        </w:r>
        <w:r w:rsidRPr="00C554BA">
          <w:rPr>
            <w:rFonts w:ascii="Times New Roman" w:eastAsia="Times New Roman" w:hAnsi="Times New Roman" w:cs="Times New Roman"/>
            <w:sz w:val="24"/>
            <w:highlight w:val="white"/>
            <w:rPrChange w:id="1914" w:author="Jeff Greenfield" w:date="2014-11-23T14:18:00Z">
              <w:rPr>
                <w:rFonts w:ascii="Times New Roman" w:eastAsia="Times New Roman" w:hAnsi="Times New Roman" w:cs="Times New Roman"/>
                <w:sz w:val="24"/>
                <w:highlight w:val="white"/>
              </w:rPr>
            </w:rPrChange>
          </w:rPr>
          <w:t xml:space="preserve">d Core Gamers”. (2013) Retrieved November 26, 2013 from </w:t>
        </w:r>
        <w:r w:rsidRPr="00D74FA6">
          <w:rPr>
            <w:rFonts w:ascii="Times New Roman" w:hAnsi="Times New Roman"/>
            <w:sz w:val="24"/>
            <w:rPrChange w:id="1915" w:author="Jeff Greenfield" w:date="2014-11-23T14:21:00Z">
              <w:rPr/>
            </w:rPrChange>
          </w:rPr>
          <w:fldChar w:fldCharType="begin"/>
        </w:r>
        <w:r w:rsidRPr="00D74FA6">
          <w:rPr>
            <w:rFonts w:ascii="Times New Roman" w:hAnsi="Times New Roman"/>
            <w:sz w:val="24"/>
            <w:rPrChange w:id="1916" w:author="Jeff Greenfield" w:date="2014-11-23T14:21:00Z">
              <w:rPr/>
            </w:rPrChange>
          </w:rPr>
          <w:instrText>HYPERLINK "https://www.npd.com/wps/portal/npd/us/news/press-releases/new-report-from-the-npd-group-focuses-on-core-gaming-and-core-gamers/" \h</w:instrText>
        </w:r>
      </w:ins>
      <w:r w:rsidRPr="00D74FA6">
        <w:rPr>
          <w:rFonts w:ascii="Times New Roman" w:hAnsi="Times New Roman"/>
          <w:sz w:val="24"/>
          <w:rPrChange w:id="1917" w:author="Jeff Greenfield" w:date="2014-11-23T14:21:00Z">
            <w:rPr/>
          </w:rPrChange>
        </w:rPr>
      </w:r>
      <w:ins w:id="1918" w:author="Jeff Greenfield" w:date="2014-11-22T20:30:00Z">
        <w:r w:rsidRPr="00D74FA6">
          <w:rPr>
            <w:rFonts w:ascii="Times New Roman" w:hAnsi="Times New Roman"/>
            <w:sz w:val="24"/>
            <w:rPrChange w:id="1919" w:author="Jeff Greenfield" w:date="2014-11-23T14:21:00Z">
              <w:rPr/>
            </w:rPrChange>
          </w:rPr>
          <w:fldChar w:fldCharType="separate"/>
        </w:r>
        <w:r w:rsidRPr="00D74FA6">
          <w:rPr>
            <w:rFonts w:ascii="Times New Roman" w:eastAsia="Times New Roman" w:hAnsi="Times New Roman" w:cs="Times New Roman"/>
            <w:sz w:val="24"/>
            <w:highlight w:val="white"/>
            <w:u w:val="single"/>
            <w:rPrChange w:id="1920" w:author="Jeff Greenfield" w:date="2014-11-23T14:21:00Z">
              <w:rPr>
                <w:rFonts w:ascii="Times New Roman" w:eastAsia="Times New Roman" w:hAnsi="Times New Roman" w:cs="Times New Roman"/>
                <w:sz w:val="24"/>
                <w:highlight w:val="white"/>
                <w:u w:val="single"/>
              </w:rPr>
            </w:rPrChange>
          </w:rPr>
          <w:t>https://www.npd.com/wps/portal/npd/us/news/press-releases/new-report-from-the-npd-group-focuses-on-core-gaming-and-core-gamers/</w:t>
        </w:r>
        <w:r w:rsidRPr="00D74FA6">
          <w:rPr>
            <w:rFonts w:ascii="Times New Roman" w:hAnsi="Times New Roman"/>
            <w:sz w:val="24"/>
            <w:rPrChange w:id="1921" w:author="Jeff Greenfield" w:date="2014-11-23T14:21:00Z">
              <w:rPr/>
            </w:rPrChange>
          </w:rPr>
          <w:fldChar w:fldCharType="end"/>
        </w:r>
        <w:r w:rsidRPr="00D74FA6">
          <w:rPr>
            <w:rFonts w:ascii="Times New Roman" w:eastAsia="Times New Roman" w:hAnsi="Times New Roman" w:cs="Times New Roman"/>
            <w:sz w:val="24"/>
            <w:highlight w:val="white"/>
            <w:rPrChange w:id="1922" w:author="Jeff Greenfield" w:date="2014-11-23T14:21:00Z">
              <w:rPr>
                <w:rFonts w:ascii="Times New Roman" w:eastAsia="Times New Roman" w:hAnsi="Times New Roman" w:cs="Times New Roman"/>
                <w:sz w:val="24"/>
                <w:highlight w:val="white"/>
              </w:rPr>
            </w:rPrChange>
          </w:rPr>
          <w:t>.</w:t>
        </w:r>
      </w:ins>
    </w:p>
    <w:p w:rsidR="00C554BA" w:rsidRPr="00D74FA6" w:rsidRDefault="00C554BA" w:rsidP="00D74FA6">
      <w:pPr>
        <w:spacing w:line="480" w:lineRule="auto"/>
        <w:ind w:left="720" w:hanging="720"/>
        <w:rPr>
          <w:ins w:id="1923" w:author="Jeff Greenfield" w:date="2014-11-23T14:21:00Z"/>
          <w:rFonts w:ascii="Times New Roman" w:hAnsi="Times New Roman"/>
          <w:color w:val="222222"/>
          <w:sz w:val="24"/>
          <w:szCs w:val="21"/>
          <w:shd w:val="clear" w:color="auto" w:fill="FFFFFF"/>
          <w:rPrChange w:id="1924" w:author="Jeff Greenfield" w:date="2014-11-23T14:21:00Z">
            <w:rPr>
              <w:ins w:id="1925" w:author="Jeff Greenfield" w:date="2014-11-23T14:21:00Z"/>
              <w:rFonts w:ascii="Times New Roman" w:hAnsi="Times New Roman"/>
              <w:color w:val="222222"/>
              <w:sz w:val="24"/>
              <w:szCs w:val="21"/>
              <w:shd w:val="clear" w:color="auto" w:fill="FFFFFF"/>
            </w:rPr>
          </w:rPrChange>
        </w:rPr>
        <w:pPrChange w:id="1926" w:author="Jeff Greenfield" w:date="2014-11-23T14:21:00Z">
          <w:pPr>
            <w:spacing w:line="480" w:lineRule="auto"/>
            <w:ind w:left="720" w:hanging="720"/>
          </w:pPr>
        </w:pPrChange>
      </w:pPr>
      <w:proofErr w:type="spellStart"/>
      <w:ins w:id="1927" w:author="Jeff Greenfield" w:date="2014-11-23T14:17:00Z">
        <w:r w:rsidRPr="00D74FA6">
          <w:rPr>
            <w:rFonts w:ascii="Times New Roman" w:hAnsi="Times New Roman"/>
            <w:color w:val="222222"/>
            <w:sz w:val="24"/>
            <w:szCs w:val="21"/>
            <w:shd w:val="clear" w:color="auto" w:fill="FFFFFF"/>
            <w:rPrChange w:id="1928" w:author="Jeff Greenfield" w:date="2014-11-23T14:21:00Z">
              <w:rPr>
                <w:color w:val="222222"/>
                <w:sz w:val="21"/>
                <w:szCs w:val="21"/>
                <w:shd w:val="clear" w:color="auto" w:fill="FFFFFF"/>
              </w:rPr>
            </w:rPrChange>
          </w:rPr>
          <w:t>Ogletree</w:t>
        </w:r>
        <w:proofErr w:type="spellEnd"/>
        <w:r w:rsidRPr="00D74FA6">
          <w:rPr>
            <w:rFonts w:ascii="Times New Roman" w:hAnsi="Times New Roman"/>
            <w:color w:val="222222"/>
            <w:sz w:val="24"/>
            <w:szCs w:val="21"/>
            <w:shd w:val="clear" w:color="auto" w:fill="FFFFFF"/>
            <w:rPrChange w:id="1929" w:author="Jeff Greenfield" w:date="2014-11-23T14:21:00Z">
              <w:rPr>
                <w:color w:val="222222"/>
                <w:sz w:val="21"/>
                <w:szCs w:val="21"/>
                <w:shd w:val="clear" w:color="auto" w:fill="FFFFFF"/>
              </w:rPr>
            </w:rPrChange>
          </w:rPr>
          <w:t>, S. M., &amp; Drake, R. (2007). College students’ video game participation and perceptions: Gender differences and implications.</w:t>
        </w:r>
        <w:r w:rsidRPr="00D74FA6">
          <w:rPr>
            <w:rFonts w:ascii="Times New Roman" w:hAnsi="Times New Roman"/>
            <w:color w:val="222222"/>
            <w:sz w:val="24"/>
            <w:rPrChange w:id="1930" w:author="Jeff Greenfield" w:date="2014-11-23T14:21:00Z">
              <w:rPr>
                <w:color w:val="222222"/>
                <w:sz w:val="21"/>
              </w:rPr>
            </w:rPrChange>
          </w:rPr>
          <w:t> </w:t>
        </w:r>
        <w:proofErr w:type="gramStart"/>
        <w:r w:rsidRPr="00D74FA6">
          <w:rPr>
            <w:rFonts w:ascii="Times New Roman" w:hAnsi="Times New Roman"/>
            <w:i/>
            <w:color w:val="222222"/>
            <w:sz w:val="24"/>
            <w:szCs w:val="21"/>
            <w:shd w:val="clear" w:color="auto" w:fill="FFFFFF"/>
            <w:rPrChange w:id="1931" w:author="Jeff Greenfield" w:date="2014-11-23T14:21:00Z">
              <w:rPr>
                <w:i/>
                <w:color w:val="222222"/>
                <w:sz w:val="21"/>
                <w:szCs w:val="21"/>
                <w:shd w:val="clear" w:color="auto" w:fill="FFFFFF"/>
              </w:rPr>
            </w:rPrChange>
          </w:rPr>
          <w:t>Sex Roles</w:t>
        </w:r>
        <w:r w:rsidRPr="00D74FA6">
          <w:rPr>
            <w:rFonts w:ascii="Times New Roman" w:hAnsi="Times New Roman"/>
            <w:color w:val="222222"/>
            <w:sz w:val="24"/>
            <w:szCs w:val="21"/>
            <w:shd w:val="clear" w:color="auto" w:fill="FFFFFF"/>
            <w:rPrChange w:id="1932" w:author="Jeff Greenfield" w:date="2014-11-23T14:21:00Z">
              <w:rPr>
                <w:color w:val="222222"/>
                <w:sz w:val="21"/>
                <w:szCs w:val="21"/>
                <w:shd w:val="clear" w:color="auto" w:fill="FFFFFF"/>
              </w:rPr>
            </w:rPrChange>
          </w:rPr>
          <w:t>,</w:t>
        </w:r>
        <w:r w:rsidRPr="00D74FA6">
          <w:rPr>
            <w:rFonts w:ascii="Times New Roman" w:hAnsi="Times New Roman"/>
            <w:color w:val="222222"/>
            <w:sz w:val="24"/>
            <w:rPrChange w:id="1933" w:author="Jeff Greenfield" w:date="2014-11-23T14:21:00Z">
              <w:rPr>
                <w:color w:val="222222"/>
                <w:sz w:val="21"/>
              </w:rPr>
            </w:rPrChange>
          </w:rPr>
          <w:t> </w:t>
        </w:r>
        <w:r w:rsidRPr="00D74FA6">
          <w:rPr>
            <w:rFonts w:ascii="Times New Roman" w:hAnsi="Times New Roman"/>
            <w:i/>
            <w:color w:val="222222"/>
            <w:sz w:val="24"/>
            <w:szCs w:val="21"/>
            <w:shd w:val="clear" w:color="auto" w:fill="FFFFFF"/>
            <w:rPrChange w:id="1934" w:author="Jeff Greenfield" w:date="2014-11-23T14:21:00Z">
              <w:rPr>
                <w:i/>
                <w:color w:val="222222"/>
                <w:sz w:val="21"/>
                <w:szCs w:val="21"/>
                <w:shd w:val="clear" w:color="auto" w:fill="FFFFFF"/>
              </w:rPr>
            </w:rPrChange>
          </w:rPr>
          <w:t>56</w:t>
        </w:r>
        <w:r w:rsidRPr="00D74FA6">
          <w:rPr>
            <w:rFonts w:ascii="Times New Roman" w:hAnsi="Times New Roman"/>
            <w:color w:val="222222"/>
            <w:sz w:val="24"/>
            <w:szCs w:val="21"/>
            <w:shd w:val="clear" w:color="auto" w:fill="FFFFFF"/>
            <w:rPrChange w:id="1935" w:author="Jeff Greenfield" w:date="2014-11-23T14:21:00Z">
              <w:rPr>
                <w:color w:val="222222"/>
                <w:sz w:val="21"/>
                <w:szCs w:val="21"/>
                <w:shd w:val="clear" w:color="auto" w:fill="FFFFFF"/>
              </w:rPr>
            </w:rPrChange>
          </w:rPr>
          <w:t>(7-8), 537-542.</w:t>
        </w:r>
      </w:ins>
      <w:proofErr w:type="gramEnd"/>
    </w:p>
    <w:p w:rsidR="00D74FA6" w:rsidRPr="00D74FA6" w:rsidRDefault="00D74FA6" w:rsidP="00D74FA6">
      <w:pPr>
        <w:spacing w:line="480" w:lineRule="auto"/>
        <w:ind w:left="720" w:hanging="720"/>
        <w:rPr>
          <w:ins w:id="1936" w:author="Jeff Greenfield" w:date="2014-11-22T21:21:00Z"/>
          <w:rFonts w:ascii="Times New Roman" w:hAnsi="Times New Roman"/>
          <w:color w:val="auto"/>
          <w:sz w:val="24"/>
          <w:szCs w:val="20"/>
          <w:rPrChange w:id="1937" w:author="Jeff Greenfield" w:date="2014-11-23T14:21:00Z">
            <w:rPr>
              <w:ins w:id="1938" w:author="Jeff Greenfield" w:date="2014-11-22T21:21:00Z"/>
              <w:rFonts w:ascii="Times New Roman" w:eastAsia="Times New Roman" w:hAnsi="Times New Roman" w:cs="Times New Roman"/>
              <w:sz w:val="24"/>
            </w:rPr>
          </w:rPrChange>
        </w:rPr>
        <w:pPrChange w:id="1939" w:author="Jeff Greenfield" w:date="2014-11-23T14:21:00Z">
          <w:pPr>
            <w:pStyle w:val="Normal1"/>
            <w:spacing w:line="480" w:lineRule="auto"/>
            <w:ind w:left="720" w:hanging="719"/>
          </w:pPr>
        </w:pPrChange>
      </w:pPr>
      <w:proofErr w:type="spellStart"/>
      <w:ins w:id="1940" w:author="Jeff Greenfield" w:date="2014-11-23T14:21:00Z">
        <w:r w:rsidRPr="00D74FA6">
          <w:rPr>
            <w:rFonts w:ascii="Times New Roman" w:hAnsi="Times New Roman"/>
            <w:color w:val="222222"/>
            <w:sz w:val="24"/>
            <w:szCs w:val="21"/>
            <w:shd w:val="clear" w:color="auto" w:fill="FFFFFF"/>
            <w:rPrChange w:id="1941" w:author="Jeff Greenfield" w:date="2014-11-23T14:21:00Z">
              <w:rPr>
                <w:color w:val="222222"/>
                <w:sz w:val="21"/>
                <w:szCs w:val="21"/>
                <w:shd w:val="clear" w:color="auto" w:fill="FFFFFF"/>
              </w:rPr>
            </w:rPrChange>
          </w:rPr>
          <w:t>Prieger</w:t>
        </w:r>
        <w:proofErr w:type="spellEnd"/>
        <w:r w:rsidRPr="00D74FA6">
          <w:rPr>
            <w:rFonts w:ascii="Times New Roman" w:hAnsi="Times New Roman"/>
            <w:color w:val="222222"/>
            <w:sz w:val="24"/>
            <w:szCs w:val="21"/>
            <w:shd w:val="clear" w:color="auto" w:fill="FFFFFF"/>
            <w:rPrChange w:id="1942" w:author="Jeff Greenfield" w:date="2014-11-23T14:21:00Z">
              <w:rPr>
                <w:color w:val="222222"/>
                <w:sz w:val="21"/>
                <w:szCs w:val="21"/>
                <w:shd w:val="clear" w:color="auto" w:fill="FFFFFF"/>
              </w:rPr>
            </w:rPrChange>
          </w:rPr>
          <w:t xml:space="preserve">, J. E., &amp; </w:t>
        </w:r>
        <w:proofErr w:type="spellStart"/>
        <w:r w:rsidRPr="00D74FA6">
          <w:rPr>
            <w:rFonts w:ascii="Times New Roman" w:hAnsi="Times New Roman"/>
            <w:color w:val="222222"/>
            <w:sz w:val="24"/>
            <w:szCs w:val="21"/>
            <w:shd w:val="clear" w:color="auto" w:fill="FFFFFF"/>
            <w:rPrChange w:id="1943" w:author="Jeff Greenfield" w:date="2014-11-23T14:21:00Z">
              <w:rPr>
                <w:color w:val="222222"/>
                <w:sz w:val="21"/>
                <w:szCs w:val="21"/>
                <w:shd w:val="clear" w:color="auto" w:fill="FFFFFF"/>
              </w:rPr>
            </w:rPrChange>
          </w:rPr>
          <w:t>Hu</w:t>
        </w:r>
        <w:proofErr w:type="spellEnd"/>
        <w:r w:rsidRPr="00D74FA6">
          <w:rPr>
            <w:rFonts w:ascii="Times New Roman" w:hAnsi="Times New Roman"/>
            <w:color w:val="222222"/>
            <w:sz w:val="24"/>
            <w:szCs w:val="21"/>
            <w:shd w:val="clear" w:color="auto" w:fill="FFFFFF"/>
            <w:rPrChange w:id="1944" w:author="Jeff Greenfield" w:date="2014-11-23T14:21:00Z">
              <w:rPr>
                <w:color w:val="222222"/>
                <w:sz w:val="21"/>
                <w:szCs w:val="21"/>
                <w:shd w:val="clear" w:color="auto" w:fill="FFFFFF"/>
              </w:rPr>
            </w:rPrChange>
          </w:rPr>
          <w:t xml:space="preserve">, W. M. (2008). </w:t>
        </w:r>
        <w:proofErr w:type="gramStart"/>
        <w:r w:rsidRPr="00D74FA6">
          <w:rPr>
            <w:rFonts w:ascii="Times New Roman" w:hAnsi="Times New Roman"/>
            <w:color w:val="222222"/>
            <w:sz w:val="24"/>
            <w:szCs w:val="21"/>
            <w:shd w:val="clear" w:color="auto" w:fill="FFFFFF"/>
            <w:rPrChange w:id="1945" w:author="Jeff Greenfield" w:date="2014-11-23T14:21:00Z">
              <w:rPr>
                <w:color w:val="222222"/>
                <w:sz w:val="21"/>
                <w:szCs w:val="21"/>
                <w:shd w:val="clear" w:color="auto" w:fill="FFFFFF"/>
              </w:rPr>
            </w:rPrChange>
          </w:rPr>
          <w:t>The broadband digital divide and the nexus of race, competition, and quality.</w:t>
        </w:r>
        <w:proofErr w:type="gramEnd"/>
        <w:r w:rsidRPr="00D74FA6">
          <w:rPr>
            <w:rFonts w:ascii="Times New Roman" w:hAnsi="Times New Roman"/>
            <w:color w:val="222222"/>
            <w:sz w:val="24"/>
            <w:rPrChange w:id="1946" w:author="Jeff Greenfield" w:date="2014-11-23T14:21:00Z">
              <w:rPr>
                <w:color w:val="222222"/>
                <w:sz w:val="21"/>
              </w:rPr>
            </w:rPrChange>
          </w:rPr>
          <w:t> </w:t>
        </w:r>
        <w:r w:rsidRPr="00D74FA6">
          <w:rPr>
            <w:rFonts w:ascii="Times New Roman" w:hAnsi="Times New Roman"/>
            <w:i/>
            <w:color w:val="222222"/>
            <w:sz w:val="24"/>
            <w:szCs w:val="21"/>
            <w:shd w:val="clear" w:color="auto" w:fill="FFFFFF"/>
            <w:rPrChange w:id="1947" w:author="Jeff Greenfield" w:date="2014-11-23T14:21:00Z">
              <w:rPr>
                <w:i/>
                <w:color w:val="222222"/>
                <w:sz w:val="21"/>
                <w:szCs w:val="21"/>
                <w:shd w:val="clear" w:color="auto" w:fill="FFFFFF"/>
              </w:rPr>
            </w:rPrChange>
          </w:rPr>
          <w:t>Information economics and Policy</w:t>
        </w:r>
        <w:r w:rsidRPr="00D74FA6">
          <w:rPr>
            <w:rFonts w:ascii="Times New Roman" w:hAnsi="Times New Roman"/>
            <w:color w:val="222222"/>
            <w:sz w:val="24"/>
            <w:szCs w:val="21"/>
            <w:shd w:val="clear" w:color="auto" w:fill="FFFFFF"/>
            <w:rPrChange w:id="1948" w:author="Jeff Greenfield" w:date="2014-11-23T14:21:00Z">
              <w:rPr>
                <w:color w:val="222222"/>
                <w:sz w:val="21"/>
                <w:szCs w:val="21"/>
                <w:shd w:val="clear" w:color="auto" w:fill="FFFFFF"/>
              </w:rPr>
            </w:rPrChange>
          </w:rPr>
          <w:t>,</w:t>
        </w:r>
        <w:r w:rsidRPr="00D74FA6">
          <w:rPr>
            <w:rFonts w:ascii="Times New Roman" w:hAnsi="Times New Roman"/>
            <w:color w:val="222222"/>
            <w:sz w:val="24"/>
            <w:rPrChange w:id="1949" w:author="Jeff Greenfield" w:date="2014-11-23T14:21:00Z">
              <w:rPr>
                <w:color w:val="222222"/>
                <w:sz w:val="21"/>
              </w:rPr>
            </w:rPrChange>
          </w:rPr>
          <w:t> </w:t>
        </w:r>
        <w:r w:rsidRPr="00D74FA6">
          <w:rPr>
            <w:rFonts w:ascii="Times New Roman" w:hAnsi="Times New Roman"/>
            <w:i/>
            <w:color w:val="222222"/>
            <w:sz w:val="24"/>
            <w:szCs w:val="21"/>
            <w:shd w:val="clear" w:color="auto" w:fill="FFFFFF"/>
            <w:rPrChange w:id="1950" w:author="Jeff Greenfield" w:date="2014-11-23T14:21:00Z">
              <w:rPr>
                <w:i/>
                <w:color w:val="222222"/>
                <w:sz w:val="21"/>
                <w:szCs w:val="21"/>
                <w:shd w:val="clear" w:color="auto" w:fill="FFFFFF"/>
              </w:rPr>
            </w:rPrChange>
          </w:rPr>
          <w:t>20</w:t>
        </w:r>
        <w:r w:rsidRPr="00D74FA6">
          <w:rPr>
            <w:rFonts w:ascii="Times New Roman" w:hAnsi="Times New Roman"/>
            <w:color w:val="222222"/>
            <w:sz w:val="24"/>
            <w:szCs w:val="21"/>
            <w:shd w:val="clear" w:color="auto" w:fill="FFFFFF"/>
            <w:rPrChange w:id="1951" w:author="Jeff Greenfield" w:date="2014-11-23T14:21:00Z">
              <w:rPr>
                <w:color w:val="222222"/>
                <w:sz w:val="21"/>
                <w:szCs w:val="21"/>
                <w:shd w:val="clear" w:color="auto" w:fill="FFFFFF"/>
              </w:rPr>
            </w:rPrChange>
          </w:rPr>
          <w:t>(2), 150-167.</w:t>
        </w:r>
      </w:ins>
    </w:p>
    <w:p w:rsidR="0002264D" w:rsidRPr="00C554BA" w:rsidRDefault="0002264D" w:rsidP="00D74FA6">
      <w:pPr>
        <w:spacing w:line="480" w:lineRule="auto"/>
        <w:ind w:left="720" w:hanging="720"/>
        <w:rPr>
          <w:rFonts w:ascii="Times New Roman" w:hAnsi="Times New Roman"/>
          <w:color w:val="auto"/>
          <w:sz w:val="24"/>
          <w:szCs w:val="20"/>
          <w:rPrChange w:id="1952" w:author="Jeff Greenfield" w:date="2014-11-23T14:18:00Z">
            <w:rPr>
              <w:rFonts w:ascii="Times New Roman" w:hAnsi="Times New Roman"/>
              <w:sz w:val="24"/>
            </w:rPr>
          </w:rPrChange>
        </w:rPr>
        <w:pPrChange w:id="1953" w:author="Jeff Greenfield" w:date="2014-11-23T14:21:00Z">
          <w:pPr>
            <w:pStyle w:val="Normal1"/>
            <w:spacing w:line="480" w:lineRule="auto"/>
            <w:ind w:left="720" w:hanging="719"/>
          </w:pPr>
        </w:pPrChange>
      </w:pPr>
      <w:proofErr w:type="gramStart"/>
      <w:ins w:id="1954" w:author="Jeff Greenfield" w:date="2014-11-22T21:21:00Z">
        <w:r w:rsidRPr="00D74FA6">
          <w:rPr>
            <w:rFonts w:ascii="Times New Roman" w:hAnsi="Times New Roman"/>
            <w:color w:val="222222"/>
            <w:sz w:val="24"/>
            <w:szCs w:val="21"/>
            <w:shd w:val="clear" w:color="auto" w:fill="FFFFFF"/>
            <w:rPrChange w:id="1955" w:author="Jeff Greenfield" w:date="2014-11-23T14:21:00Z">
              <w:rPr>
                <w:color w:val="222222"/>
                <w:sz w:val="21"/>
                <w:szCs w:val="21"/>
                <w:shd w:val="clear" w:color="auto" w:fill="FFFFFF"/>
              </w:rPr>
            </w:rPrChange>
          </w:rPr>
          <w:t>Roberts, N. (2014).</w:t>
        </w:r>
        <w:proofErr w:type="gramEnd"/>
        <w:r w:rsidRPr="00D74FA6">
          <w:rPr>
            <w:rFonts w:ascii="Times New Roman" w:hAnsi="Times New Roman"/>
            <w:color w:val="222222"/>
            <w:sz w:val="24"/>
            <w:szCs w:val="21"/>
            <w:shd w:val="clear" w:color="auto" w:fill="FFFFFF"/>
            <w:rPrChange w:id="1956" w:author="Jeff Greenfield" w:date="2014-11-23T14:21:00Z">
              <w:rPr>
                <w:color w:val="222222"/>
                <w:sz w:val="21"/>
                <w:szCs w:val="21"/>
                <w:shd w:val="clear" w:color="auto" w:fill="FFFFFF"/>
              </w:rPr>
            </w:rPrChange>
          </w:rPr>
          <w:t xml:space="preserve"> </w:t>
        </w:r>
        <w:proofErr w:type="gramStart"/>
        <w:r w:rsidRPr="00D74FA6">
          <w:rPr>
            <w:rFonts w:ascii="Times New Roman" w:hAnsi="Times New Roman"/>
            <w:color w:val="222222"/>
            <w:sz w:val="24"/>
            <w:szCs w:val="21"/>
            <w:shd w:val="clear" w:color="auto" w:fill="FFFFFF"/>
            <w:rPrChange w:id="1957" w:author="Jeff Greenfield" w:date="2014-11-23T14:21:00Z">
              <w:rPr>
                <w:color w:val="222222"/>
                <w:sz w:val="21"/>
                <w:szCs w:val="21"/>
                <w:shd w:val="clear" w:color="auto" w:fill="FFFFFF"/>
              </w:rPr>
            </w:rPrChange>
          </w:rPr>
          <w:t>The Reliability of Eyewitness Testimony</w:t>
        </w:r>
        <w:r w:rsidRPr="00C554BA">
          <w:rPr>
            <w:rFonts w:ascii="Times New Roman" w:hAnsi="Times New Roman"/>
            <w:color w:val="222222"/>
            <w:sz w:val="24"/>
            <w:szCs w:val="21"/>
            <w:shd w:val="clear" w:color="auto" w:fill="FFFFFF"/>
            <w:rPrChange w:id="1958" w:author="Jeff Greenfield" w:date="2014-11-23T14:18:00Z">
              <w:rPr>
                <w:color w:val="222222"/>
                <w:sz w:val="21"/>
                <w:szCs w:val="21"/>
                <w:shd w:val="clear" w:color="auto" w:fill="FFFFFF"/>
              </w:rPr>
            </w:rPrChange>
          </w:rPr>
          <w:t>.</w:t>
        </w:r>
      </w:ins>
      <w:proofErr w:type="gramEnd"/>
    </w:p>
    <w:p w:rsidR="00BB3C97" w:rsidRPr="00DA324C" w:rsidRDefault="003F373E" w:rsidP="0002264D">
      <w:pPr>
        <w:pStyle w:val="Normal1"/>
        <w:spacing w:line="480" w:lineRule="auto"/>
        <w:ind w:left="720" w:hanging="719"/>
        <w:rPr>
          <w:ins w:id="1959" w:author="Jeff Greenfield" w:date="2014-11-22T18:33:00Z"/>
          <w:rFonts w:ascii="Times New Roman" w:eastAsia="Times New Roman" w:hAnsi="Times New Roman" w:cs="Times New Roman"/>
          <w:sz w:val="24"/>
          <w:rPrChange w:id="1960" w:author="Jeff Greenfield" w:date="2014-11-22T18:33:00Z">
            <w:rPr>
              <w:ins w:id="1961" w:author="Jeff Greenfield" w:date="2014-11-22T18:33:00Z"/>
              <w:rFonts w:ascii="Times New Roman" w:eastAsia="Times New Roman" w:hAnsi="Times New Roman" w:cs="Times New Roman"/>
              <w:sz w:val="24"/>
            </w:rPr>
          </w:rPrChange>
        </w:rPr>
        <w:pPrChange w:id="1962" w:author="Jeff Greenfield" w:date="2014-11-22T21:22:00Z">
          <w:pPr>
            <w:pStyle w:val="Normal1"/>
            <w:spacing w:line="480" w:lineRule="auto"/>
            <w:ind w:left="720" w:hanging="719"/>
          </w:pPr>
        </w:pPrChange>
      </w:pPr>
      <w:r w:rsidRPr="0002264D">
        <w:rPr>
          <w:rFonts w:ascii="Times New Roman" w:eastAsia="Times New Roman" w:hAnsi="Times New Roman" w:cs="Times New Roman"/>
          <w:sz w:val="24"/>
          <w:highlight w:val="white"/>
          <w:rPrChange w:id="1963" w:author="Jeff Greenfield" w:date="2014-11-22T21:21:00Z">
            <w:rPr>
              <w:rFonts w:ascii="Times New Roman" w:eastAsia="Times New Roman" w:hAnsi="Times New Roman" w:cs="Times New Roman"/>
              <w:sz w:val="24"/>
              <w:highlight w:val="white"/>
            </w:rPr>
          </w:rPrChange>
        </w:rPr>
        <w:t xml:space="preserve">Schmidhuber, J. (2007, January). </w:t>
      </w:r>
      <w:proofErr w:type="gramStart"/>
      <w:r w:rsidRPr="0002264D">
        <w:rPr>
          <w:rFonts w:ascii="Times New Roman" w:eastAsia="Times New Roman" w:hAnsi="Times New Roman" w:cs="Times New Roman"/>
          <w:sz w:val="24"/>
          <w:highlight w:val="white"/>
          <w:rPrChange w:id="1964" w:author="Jeff Greenfield" w:date="2014-11-22T21:21:00Z">
            <w:rPr>
              <w:rFonts w:ascii="Times New Roman" w:eastAsia="Times New Roman" w:hAnsi="Times New Roman" w:cs="Times New Roman"/>
              <w:sz w:val="24"/>
              <w:highlight w:val="white"/>
            </w:rPr>
          </w:rPrChange>
        </w:rPr>
        <w:t>Simple algorithmic princ</w:t>
      </w:r>
      <w:r w:rsidRPr="004B143D">
        <w:rPr>
          <w:rFonts w:ascii="Times New Roman" w:eastAsia="Times New Roman" w:hAnsi="Times New Roman" w:cs="Times New Roman"/>
          <w:sz w:val="24"/>
          <w:highlight w:val="white"/>
        </w:rPr>
        <w:t>iples of discovery, subjective beauty, selective attention, curiosity &amp; creativity.</w:t>
      </w:r>
      <w:proofErr w:type="gramEnd"/>
      <w:r w:rsidRPr="004B143D">
        <w:rPr>
          <w:rFonts w:ascii="Times New Roman" w:eastAsia="Times New Roman" w:hAnsi="Times New Roman" w:cs="Times New Roman"/>
          <w:sz w:val="24"/>
          <w:highlight w:val="white"/>
        </w:rPr>
        <w:t xml:space="preserve"> </w:t>
      </w:r>
      <w:proofErr w:type="gramStart"/>
      <w:r w:rsidRPr="004B143D">
        <w:rPr>
          <w:rFonts w:ascii="Times New Roman" w:eastAsia="Times New Roman" w:hAnsi="Times New Roman" w:cs="Times New Roman"/>
          <w:sz w:val="24"/>
          <w:highlight w:val="white"/>
        </w:rPr>
        <w:t xml:space="preserve">In </w:t>
      </w:r>
      <w:r w:rsidRPr="004B143D">
        <w:rPr>
          <w:rFonts w:ascii="Times New Roman" w:eastAsia="Times New Roman" w:hAnsi="Times New Roman" w:cs="Times New Roman"/>
          <w:i/>
          <w:sz w:val="24"/>
          <w:highlight w:val="white"/>
        </w:rPr>
        <w:t>Discovery Science</w:t>
      </w:r>
      <w:r w:rsidRPr="004B143D">
        <w:rPr>
          <w:rFonts w:ascii="Times New Roman" w:eastAsia="Times New Roman" w:hAnsi="Times New Roman" w:cs="Times New Roman"/>
          <w:sz w:val="24"/>
          <w:highlight w:val="white"/>
        </w:rPr>
        <w:t xml:space="preserve"> (</w:t>
      </w:r>
      <w:r w:rsidRPr="004B143D">
        <w:rPr>
          <w:rFonts w:ascii="Times New Roman" w:eastAsia="Times New Roman" w:hAnsi="Times New Roman" w:cs="Times New Roman"/>
          <w:i/>
          <w:sz w:val="24"/>
          <w:highlight w:val="white"/>
        </w:rPr>
        <w:t>pp</w:t>
      </w:r>
      <w:r w:rsidRPr="004B143D">
        <w:rPr>
          <w:rFonts w:ascii="Times New Roman" w:eastAsia="Times New Roman" w:hAnsi="Times New Roman" w:cs="Times New Roman"/>
          <w:sz w:val="24"/>
          <w:highlight w:val="white"/>
        </w:rPr>
        <w:t>. 26-38).</w:t>
      </w:r>
      <w:proofErr w:type="gramEnd"/>
      <w:r w:rsidRPr="004B143D">
        <w:rPr>
          <w:rFonts w:ascii="Times New Roman" w:eastAsia="Times New Roman" w:hAnsi="Times New Roman" w:cs="Times New Roman"/>
          <w:sz w:val="24"/>
          <w:highlight w:val="white"/>
        </w:rPr>
        <w:t xml:space="preserve"> </w:t>
      </w:r>
      <w:proofErr w:type="gramStart"/>
      <w:r w:rsidRPr="004B143D">
        <w:rPr>
          <w:rFonts w:ascii="Times New Roman" w:eastAsia="Times New Roman" w:hAnsi="Times New Roman" w:cs="Times New Roman"/>
          <w:sz w:val="24"/>
          <w:highlight w:val="white"/>
        </w:rPr>
        <w:t xml:space="preserve">Springer </w:t>
      </w:r>
      <w:r w:rsidRPr="00DA324C">
        <w:rPr>
          <w:rFonts w:ascii="Times New Roman" w:eastAsia="Times New Roman" w:hAnsi="Times New Roman" w:cs="Times New Roman"/>
          <w:sz w:val="24"/>
          <w:highlight w:val="white"/>
          <w:rPrChange w:id="1965" w:author="Jeff Greenfield" w:date="2014-11-22T18:33:00Z">
            <w:rPr>
              <w:rFonts w:ascii="Times New Roman" w:eastAsia="Times New Roman" w:hAnsi="Times New Roman" w:cs="Times New Roman"/>
              <w:sz w:val="24"/>
              <w:highlight w:val="white"/>
            </w:rPr>
          </w:rPrChange>
        </w:rPr>
        <w:t>Berlin Heidelberg.</w:t>
      </w:r>
      <w:proofErr w:type="gramEnd"/>
    </w:p>
    <w:p w:rsidR="00DA324C" w:rsidRPr="00DA324C" w:rsidRDefault="00DA324C" w:rsidP="00DA324C">
      <w:pPr>
        <w:spacing w:line="480" w:lineRule="auto"/>
        <w:ind w:left="720" w:hanging="720"/>
        <w:rPr>
          <w:rFonts w:ascii="Times New Roman" w:hAnsi="Times New Roman"/>
          <w:color w:val="auto"/>
          <w:sz w:val="24"/>
          <w:szCs w:val="20"/>
          <w:rPrChange w:id="1966" w:author="Jeff Greenfield" w:date="2014-11-22T18:34:00Z">
            <w:rPr>
              <w:rFonts w:ascii="Times New Roman" w:hAnsi="Times New Roman"/>
              <w:sz w:val="24"/>
            </w:rPr>
          </w:rPrChange>
        </w:rPr>
        <w:pPrChange w:id="1967" w:author="Jeff Greenfield" w:date="2014-11-22T18:34:00Z">
          <w:pPr>
            <w:pStyle w:val="Normal1"/>
            <w:spacing w:line="480" w:lineRule="auto"/>
            <w:ind w:left="720" w:hanging="719"/>
          </w:pPr>
        </w:pPrChange>
      </w:pPr>
      <w:ins w:id="1968" w:author="Jeff Greenfield" w:date="2014-11-22T18:33:00Z">
        <w:r w:rsidRPr="0029436F">
          <w:rPr>
            <w:rFonts w:ascii="Times New Roman" w:eastAsia="Times New Roman" w:hAnsi="Times New Roman" w:cs="Times New Roman"/>
            <w:sz w:val="24"/>
            <w:highlight w:val="white"/>
            <w:rPrChange w:id="1969" w:author="Jeff Greenfield" w:date="2014-11-22T18:34:00Z">
              <w:rPr>
                <w:color w:val="222222"/>
                <w:sz w:val="21"/>
                <w:szCs w:val="21"/>
                <w:shd w:val="clear" w:color="auto" w:fill="FFFFFF"/>
              </w:rPr>
            </w:rPrChange>
          </w:rPr>
          <w:t>Schmidhuber, J. (2009). Simple algorithmic theory of subjective beauty, novelty, surprise, interestingness, attention, curiosity, creativity, art, science, music, jokes</w:t>
        </w:r>
        <w:r w:rsidRPr="00DA324C">
          <w:rPr>
            <w:rFonts w:ascii="Times New Roman" w:hAnsi="Times New Roman"/>
            <w:color w:val="222222"/>
            <w:sz w:val="24"/>
            <w:szCs w:val="21"/>
            <w:shd w:val="clear" w:color="auto" w:fill="FFFFFF"/>
            <w:rPrChange w:id="1970" w:author="Jeff Greenfield" w:date="2014-11-22T18:33:00Z">
              <w:rPr>
                <w:color w:val="222222"/>
                <w:sz w:val="21"/>
                <w:szCs w:val="21"/>
                <w:shd w:val="clear" w:color="auto" w:fill="FFFFFF"/>
              </w:rPr>
            </w:rPrChange>
          </w:rPr>
          <w:t>.</w:t>
        </w:r>
        <w:r w:rsidRPr="00DA324C">
          <w:rPr>
            <w:rFonts w:ascii="Times New Roman" w:hAnsi="Times New Roman"/>
            <w:color w:val="222222"/>
            <w:sz w:val="24"/>
            <w:rPrChange w:id="1971" w:author="Jeff Greenfield" w:date="2014-11-22T18:33:00Z">
              <w:rPr>
                <w:color w:val="222222"/>
                <w:sz w:val="21"/>
              </w:rPr>
            </w:rPrChange>
          </w:rPr>
          <w:t> </w:t>
        </w:r>
        <w:proofErr w:type="gramStart"/>
        <w:r w:rsidRPr="00DA324C">
          <w:rPr>
            <w:rFonts w:ascii="Times New Roman" w:hAnsi="Times New Roman"/>
            <w:i/>
            <w:color w:val="222222"/>
            <w:sz w:val="24"/>
            <w:szCs w:val="21"/>
            <w:shd w:val="clear" w:color="auto" w:fill="FFFFFF"/>
            <w:rPrChange w:id="1972" w:author="Jeff Greenfield" w:date="2014-11-22T18:33:00Z">
              <w:rPr>
                <w:i/>
                <w:color w:val="222222"/>
                <w:sz w:val="21"/>
                <w:szCs w:val="21"/>
                <w:shd w:val="clear" w:color="auto" w:fill="FFFFFF"/>
              </w:rPr>
            </w:rPrChange>
          </w:rPr>
          <w:t>Journal of SICE</w:t>
        </w:r>
        <w:r w:rsidRPr="00DA324C">
          <w:rPr>
            <w:rFonts w:ascii="Times New Roman" w:hAnsi="Times New Roman"/>
            <w:color w:val="222222"/>
            <w:sz w:val="24"/>
            <w:szCs w:val="21"/>
            <w:shd w:val="clear" w:color="auto" w:fill="FFFFFF"/>
            <w:rPrChange w:id="1973" w:author="Jeff Greenfield" w:date="2014-11-22T18:33:00Z">
              <w:rPr>
                <w:color w:val="222222"/>
                <w:sz w:val="21"/>
                <w:szCs w:val="21"/>
                <w:shd w:val="clear" w:color="auto" w:fill="FFFFFF"/>
              </w:rPr>
            </w:rPrChange>
          </w:rPr>
          <w:t>,</w:t>
        </w:r>
        <w:r w:rsidRPr="00DA324C">
          <w:rPr>
            <w:rFonts w:ascii="Times New Roman" w:hAnsi="Times New Roman"/>
            <w:color w:val="222222"/>
            <w:sz w:val="24"/>
            <w:rPrChange w:id="1974" w:author="Jeff Greenfield" w:date="2014-11-22T18:33:00Z">
              <w:rPr>
                <w:color w:val="222222"/>
                <w:sz w:val="21"/>
              </w:rPr>
            </w:rPrChange>
          </w:rPr>
          <w:t> </w:t>
        </w:r>
        <w:r w:rsidRPr="00DA324C">
          <w:rPr>
            <w:rFonts w:ascii="Times New Roman" w:hAnsi="Times New Roman"/>
            <w:i/>
            <w:color w:val="222222"/>
            <w:sz w:val="24"/>
            <w:szCs w:val="21"/>
            <w:shd w:val="clear" w:color="auto" w:fill="FFFFFF"/>
            <w:rPrChange w:id="1975" w:author="Jeff Greenfield" w:date="2014-11-22T18:33:00Z">
              <w:rPr>
                <w:i/>
                <w:color w:val="222222"/>
                <w:sz w:val="21"/>
                <w:szCs w:val="21"/>
                <w:shd w:val="clear" w:color="auto" w:fill="FFFFFF"/>
              </w:rPr>
            </w:rPrChange>
          </w:rPr>
          <w:t>48</w:t>
        </w:r>
        <w:r w:rsidRPr="00DA324C">
          <w:rPr>
            <w:rFonts w:ascii="Times New Roman" w:hAnsi="Times New Roman"/>
            <w:color w:val="222222"/>
            <w:sz w:val="24"/>
            <w:szCs w:val="21"/>
            <w:shd w:val="clear" w:color="auto" w:fill="FFFFFF"/>
            <w:rPrChange w:id="1976" w:author="Jeff Greenfield" w:date="2014-11-22T18:33:00Z">
              <w:rPr>
                <w:color w:val="222222"/>
                <w:sz w:val="21"/>
                <w:szCs w:val="21"/>
                <w:shd w:val="clear" w:color="auto" w:fill="FFFFFF"/>
              </w:rPr>
            </w:rPrChange>
          </w:rPr>
          <w:t>(1).</w:t>
        </w:r>
      </w:ins>
      <w:proofErr w:type="gramEnd"/>
    </w:p>
    <w:p w:rsidR="00BB3C97" w:rsidRPr="004B143D" w:rsidRDefault="003F373E">
      <w:pPr>
        <w:pStyle w:val="Normal1"/>
        <w:spacing w:line="480" w:lineRule="auto"/>
        <w:ind w:left="720" w:hanging="719"/>
        <w:rPr>
          <w:rFonts w:ascii="Times New Roman" w:hAnsi="Times New Roman"/>
          <w:sz w:val="24"/>
        </w:rPr>
      </w:pPr>
      <w:r w:rsidRPr="004B143D">
        <w:rPr>
          <w:rFonts w:ascii="Times New Roman" w:eastAsia="Times New Roman" w:hAnsi="Times New Roman" w:cs="Times New Roman"/>
          <w:sz w:val="24"/>
          <w:highlight w:val="white"/>
        </w:rPr>
        <w:t xml:space="preserve">Schmidhuber, J. (2010). </w:t>
      </w:r>
      <w:proofErr w:type="gramStart"/>
      <w:r w:rsidRPr="004B143D">
        <w:rPr>
          <w:rFonts w:ascii="Times New Roman" w:eastAsia="Times New Roman" w:hAnsi="Times New Roman" w:cs="Times New Roman"/>
          <w:sz w:val="24"/>
          <w:highlight w:val="white"/>
        </w:rPr>
        <w:t>Formal theory of creativity, fun, and intrinsic motivation (1990–2010).</w:t>
      </w:r>
      <w:proofErr w:type="gramEnd"/>
      <w:r w:rsidRPr="004B143D">
        <w:rPr>
          <w:rFonts w:ascii="Times New Roman" w:eastAsia="Times New Roman" w:hAnsi="Times New Roman" w:cs="Times New Roman"/>
          <w:sz w:val="24"/>
          <w:highlight w:val="white"/>
        </w:rPr>
        <w:t xml:space="preserve"> </w:t>
      </w:r>
      <w:proofErr w:type="gramStart"/>
      <w:r w:rsidRPr="004B143D">
        <w:rPr>
          <w:rFonts w:ascii="Times New Roman" w:eastAsia="Times New Roman" w:hAnsi="Times New Roman" w:cs="Times New Roman"/>
          <w:i/>
          <w:sz w:val="24"/>
          <w:highlight w:val="white"/>
        </w:rPr>
        <w:t>Autonomous Mental Development, IEEE Transactions on</w:t>
      </w:r>
      <w:r w:rsidRPr="004B143D">
        <w:rPr>
          <w:rFonts w:ascii="Times New Roman" w:eastAsia="Times New Roman" w:hAnsi="Times New Roman" w:cs="Times New Roman"/>
          <w:sz w:val="24"/>
          <w:highlight w:val="white"/>
        </w:rPr>
        <w:t xml:space="preserve">, </w:t>
      </w:r>
      <w:r w:rsidRPr="004B143D">
        <w:rPr>
          <w:rFonts w:ascii="Times New Roman" w:eastAsia="Times New Roman" w:hAnsi="Times New Roman" w:cs="Times New Roman"/>
          <w:i/>
          <w:sz w:val="24"/>
          <w:highlight w:val="white"/>
        </w:rPr>
        <w:t>2</w:t>
      </w:r>
      <w:r w:rsidRPr="004B143D">
        <w:rPr>
          <w:rFonts w:ascii="Times New Roman" w:eastAsia="Times New Roman" w:hAnsi="Times New Roman" w:cs="Times New Roman"/>
          <w:sz w:val="24"/>
          <w:highlight w:val="white"/>
        </w:rPr>
        <w:t>(3), 230-247.</w:t>
      </w:r>
      <w:proofErr w:type="gramEnd"/>
    </w:p>
    <w:p w:rsidR="00BB3C97" w:rsidRPr="004B143D" w:rsidRDefault="003F373E">
      <w:pPr>
        <w:pStyle w:val="Normal1"/>
        <w:spacing w:line="480" w:lineRule="auto"/>
        <w:ind w:left="720" w:hanging="719"/>
        <w:rPr>
          <w:rFonts w:ascii="Times New Roman" w:hAnsi="Times New Roman"/>
          <w:sz w:val="24"/>
        </w:rPr>
      </w:pPr>
      <w:r w:rsidRPr="004B143D">
        <w:rPr>
          <w:rFonts w:ascii="Times New Roman" w:eastAsia="Times New Roman" w:hAnsi="Times New Roman" w:cs="Times New Roman"/>
          <w:sz w:val="24"/>
        </w:rPr>
        <w:t xml:space="preserve">Silverman, R.S. (2013).  “Latest Game Theory: Mixing Work and Play”.  Retrieved November 26, 2013 from </w:t>
      </w:r>
      <w:hyperlink r:id="rId12">
        <w:r w:rsidRPr="004B143D">
          <w:rPr>
            <w:rFonts w:ascii="Times New Roman" w:eastAsia="Times New Roman" w:hAnsi="Times New Roman" w:cs="Times New Roman"/>
            <w:sz w:val="24"/>
            <w:u w:val="single"/>
          </w:rPr>
          <w:t>http://online.wsj.com/news/articles/SB10001424052970204294504576615371783795248</w:t>
        </w:r>
      </w:hyperlink>
    </w:p>
    <w:p w:rsidR="00BB3C97" w:rsidRPr="004B143D" w:rsidRDefault="003F373E">
      <w:pPr>
        <w:pStyle w:val="Normal1"/>
        <w:spacing w:line="480" w:lineRule="auto"/>
        <w:ind w:left="720" w:hanging="719"/>
        <w:rPr>
          <w:rFonts w:ascii="Times New Roman" w:hAnsi="Times New Roman"/>
          <w:sz w:val="24"/>
        </w:rPr>
      </w:pPr>
      <w:r w:rsidRPr="004B143D">
        <w:rPr>
          <w:rFonts w:ascii="Times New Roman" w:eastAsia="Times New Roman" w:hAnsi="Times New Roman" w:cs="Times New Roman"/>
          <w:sz w:val="24"/>
        </w:rPr>
        <w:t xml:space="preserve">Szalma, J. L., &amp; Taylor, G. S. (2011). Individual differences in response to automation: The </w:t>
      </w:r>
      <w:proofErr w:type="gramStart"/>
      <w:r w:rsidRPr="004B143D">
        <w:rPr>
          <w:rFonts w:ascii="Times New Roman" w:eastAsia="Times New Roman" w:hAnsi="Times New Roman" w:cs="Times New Roman"/>
          <w:sz w:val="24"/>
        </w:rPr>
        <w:t>five factor</w:t>
      </w:r>
      <w:proofErr w:type="gramEnd"/>
      <w:r w:rsidRPr="004B143D">
        <w:rPr>
          <w:rFonts w:ascii="Times New Roman" w:eastAsia="Times New Roman" w:hAnsi="Times New Roman" w:cs="Times New Roman"/>
          <w:sz w:val="24"/>
        </w:rPr>
        <w:t xml:space="preserve"> model of personality. </w:t>
      </w:r>
      <w:r w:rsidRPr="004B143D">
        <w:rPr>
          <w:rFonts w:ascii="Times New Roman" w:eastAsia="Times New Roman" w:hAnsi="Times New Roman" w:cs="Times New Roman"/>
          <w:i/>
          <w:sz w:val="24"/>
        </w:rPr>
        <w:t>Journal Of Experimental Psychology: Applied</w:t>
      </w:r>
      <w:r w:rsidRPr="004B143D">
        <w:rPr>
          <w:rFonts w:ascii="Times New Roman" w:eastAsia="Times New Roman" w:hAnsi="Times New Roman" w:cs="Times New Roman"/>
          <w:sz w:val="24"/>
        </w:rPr>
        <w:t xml:space="preserve">, </w:t>
      </w:r>
      <w:r w:rsidRPr="004B143D">
        <w:rPr>
          <w:rFonts w:ascii="Times New Roman" w:eastAsia="Times New Roman" w:hAnsi="Times New Roman" w:cs="Times New Roman"/>
          <w:i/>
          <w:sz w:val="24"/>
        </w:rPr>
        <w:t>17</w:t>
      </w:r>
      <w:r w:rsidRPr="004B143D">
        <w:rPr>
          <w:rFonts w:ascii="Times New Roman" w:eastAsia="Times New Roman" w:hAnsi="Times New Roman" w:cs="Times New Roman"/>
          <w:sz w:val="24"/>
        </w:rPr>
        <w:t xml:space="preserve">(2), 71-96. </w:t>
      </w:r>
      <w:proofErr w:type="gramStart"/>
      <w:r w:rsidRPr="004B143D">
        <w:rPr>
          <w:rFonts w:ascii="Times New Roman" w:eastAsia="Times New Roman" w:hAnsi="Times New Roman" w:cs="Times New Roman"/>
          <w:sz w:val="24"/>
        </w:rPr>
        <w:t>doi:10.1037</w:t>
      </w:r>
      <w:proofErr w:type="gramEnd"/>
      <w:r w:rsidRPr="004B143D">
        <w:rPr>
          <w:rFonts w:ascii="Times New Roman" w:eastAsia="Times New Roman" w:hAnsi="Times New Roman" w:cs="Times New Roman"/>
          <w:sz w:val="24"/>
        </w:rPr>
        <w:t>/a0024170</w:t>
      </w:r>
    </w:p>
    <w:p w:rsidR="00BB3C97" w:rsidRPr="004B143D" w:rsidRDefault="003F373E">
      <w:pPr>
        <w:pStyle w:val="Normal1"/>
        <w:spacing w:line="480" w:lineRule="auto"/>
        <w:ind w:left="720" w:hanging="719"/>
        <w:rPr>
          <w:rFonts w:ascii="Times New Roman" w:hAnsi="Times New Roman"/>
          <w:sz w:val="24"/>
        </w:rPr>
      </w:pPr>
      <w:r w:rsidRPr="004B143D">
        <w:rPr>
          <w:rFonts w:ascii="Times New Roman" w:eastAsia="Times New Roman" w:hAnsi="Times New Roman" w:cs="Times New Roman"/>
          <w:sz w:val="24"/>
        </w:rPr>
        <w:t>Tak</w:t>
      </w:r>
      <w:r w:rsidRPr="004B143D">
        <w:rPr>
          <w:rFonts w:ascii="Times New Roman" w:eastAsia="Times New Roman" w:hAnsi="Times New Roman" w:cs="Times New Roman"/>
          <w:sz w:val="24"/>
          <w:highlight w:val="white"/>
        </w:rPr>
        <w:t>ahasi, D. “Americans spend $23.5B each year on video games”. (2010). Retrieved November 26, 2013 from http://venturebeat.com/2010/05/09/americans-spend-25-3b-each-year-on-video-games/</w:t>
      </w:r>
    </w:p>
    <w:p w:rsidR="00BB3C97" w:rsidRPr="004B143D" w:rsidRDefault="003F373E">
      <w:pPr>
        <w:pStyle w:val="Normal1"/>
        <w:spacing w:line="480" w:lineRule="auto"/>
        <w:ind w:left="720" w:hanging="719"/>
        <w:rPr>
          <w:rFonts w:ascii="Times New Roman" w:hAnsi="Times New Roman"/>
          <w:sz w:val="24"/>
        </w:rPr>
      </w:pPr>
      <w:r w:rsidRPr="004B143D">
        <w:rPr>
          <w:rFonts w:ascii="Times New Roman" w:eastAsia="Times New Roman" w:hAnsi="Times New Roman" w:cs="Times New Roman"/>
          <w:sz w:val="24"/>
        </w:rPr>
        <w:t xml:space="preserve">“Top 10 highest grossing video games ever”.  (2012).  Retrieved November 26, 2013 from </w:t>
      </w:r>
      <w:hyperlink r:id="rId13">
        <w:r w:rsidRPr="004B143D">
          <w:rPr>
            <w:rFonts w:ascii="Times New Roman" w:eastAsia="Times New Roman" w:hAnsi="Times New Roman" w:cs="Times New Roman"/>
            <w:sz w:val="24"/>
            <w:u w:val="single"/>
          </w:rPr>
          <w:t>http://digitalbattle.com/2012/02/21/top-10-highest-grossin</w:t>
        </w:r>
        <w:r w:rsidRPr="004B143D">
          <w:rPr>
            <w:rFonts w:ascii="Times New Roman" w:eastAsia="Times New Roman" w:hAnsi="Times New Roman" w:cs="Times New Roman"/>
            <w:sz w:val="24"/>
            <w:u w:val="single"/>
          </w:rPr>
          <w:t>g</w:t>
        </w:r>
        <w:r w:rsidRPr="004B143D">
          <w:rPr>
            <w:rFonts w:ascii="Times New Roman" w:eastAsia="Times New Roman" w:hAnsi="Times New Roman" w:cs="Times New Roman"/>
            <w:sz w:val="24"/>
            <w:u w:val="single"/>
          </w:rPr>
          <w:t>-video-games-ever/</w:t>
        </w:r>
      </w:hyperlink>
    </w:p>
    <w:p w:rsidR="00BB3C97" w:rsidRPr="004B143D" w:rsidRDefault="003F373E">
      <w:pPr>
        <w:pStyle w:val="Normal1"/>
        <w:spacing w:line="480" w:lineRule="auto"/>
        <w:ind w:left="720" w:hanging="719"/>
        <w:rPr>
          <w:rFonts w:ascii="Times New Roman" w:hAnsi="Times New Roman"/>
          <w:sz w:val="24"/>
        </w:rPr>
      </w:pPr>
      <w:r w:rsidRPr="004B143D">
        <w:rPr>
          <w:rFonts w:ascii="Times New Roman" w:eastAsia="Times New Roman" w:hAnsi="Times New Roman" w:cs="Times New Roman"/>
          <w:sz w:val="24"/>
          <w:highlight w:val="white"/>
        </w:rPr>
        <w:t xml:space="preserve">Turing, A. M. (1950). Computing machinery and intelligence. </w:t>
      </w:r>
      <w:proofErr w:type="gramStart"/>
      <w:r w:rsidRPr="004B143D">
        <w:rPr>
          <w:rFonts w:ascii="Times New Roman" w:eastAsia="Times New Roman" w:hAnsi="Times New Roman" w:cs="Times New Roman"/>
          <w:i/>
          <w:sz w:val="24"/>
          <w:highlight w:val="white"/>
        </w:rPr>
        <w:t>Mind</w:t>
      </w:r>
      <w:r w:rsidRPr="004B143D">
        <w:rPr>
          <w:rFonts w:ascii="Times New Roman" w:eastAsia="Times New Roman" w:hAnsi="Times New Roman" w:cs="Times New Roman"/>
          <w:sz w:val="24"/>
          <w:highlight w:val="white"/>
        </w:rPr>
        <w:t xml:space="preserve">, </w:t>
      </w:r>
      <w:r w:rsidRPr="004B143D">
        <w:rPr>
          <w:rFonts w:ascii="Times New Roman" w:eastAsia="Times New Roman" w:hAnsi="Times New Roman" w:cs="Times New Roman"/>
          <w:i/>
          <w:sz w:val="24"/>
          <w:highlight w:val="white"/>
        </w:rPr>
        <w:t>59</w:t>
      </w:r>
      <w:r w:rsidRPr="004B143D">
        <w:rPr>
          <w:rFonts w:ascii="Times New Roman" w:eastAsia="Times New Roman" w:hAnsi="Times New Roman" w:cs="Times New Roman"/>
          <w:sz w:val="24"/>
          <w:highlight w:val="white"/>
        </w:rPr>
        <w:t>(236), 433-460.</w:t>
      </w:r>
      <w:proofErr w:type="gramEnd"/>
    </w:p>
    <w:p w:rsidR="00BB3C97" w:rsidRPr="00F66E3F" w:rsidRDefault="003F373E" w:rsidP="00F66E3F">
      <w:pPr>
        <w:pStyle w:val="Normal1"/>
        <w:spacing w:before="60" w:after="20" w:line="480" w:lineRule="auto"/>
        <w:ind w:left="720" w:hanging="719"/>
        <w:rPr>
          <w:ins w:id="1977" w:author="Jeff Greenfield" w:date="2014-11-22T15:41:00Z"/>
          <w:rFonts w:ascii="Times New Roman" w:eastAsia="Times New Roman" w:hAnsi="Times New Roman" w:cs="Times New Roman"/>
          <w:sz w:val="24"/>
          <w:rPrChange w:id="1978" w:author="Jeff Greenfield" w:date="2014-11-22T15:41:00Z">
            <w:rPr>
              <w:ins w:id="1979" w:author="Jeff Greenfield" w:date="2014-11-22T15:41:00Z"/>
              <w:rFonts w:ascii="Times New Roman" w:eastAsia="Times New Roman" w:hAnsi="Times New Roman" w:cs="Times New Roman"/>
              <w:sz w:val="24"/>
            </w:rPr>
          </w:rPrChange>
        </w:rPr>
        <w:pPrChange w:id="1980" w:author="Jeff Greenfield" w:date="2014-11-22T15:41:00Z">
          <w:pPr>
            <w:pStyle w:val="Normal1"/>
            <w:spacing w:before="60" w:after="20" w:line="480" w:lineRule="auto"/>
            <w:ind w:left="720" w:hanging="719"/>
          </w:pPr>
        </w:pPrChange>
      </w:pPr>
      <w:r w:rsidRPr="004B143D">
        <w:rPr>
          <w:rFonts w:ascii="Times New Roman" w:eastAsia="Times New Roman" w:hAnsi="Times New Roman" w:cs="Times New Roman"/>
          <w:sz w:val="24"/>
          <w:highlight w:val="white"/>
        </w:rPr>
        <w:t xml:space="preserve">Vygotsky, </w:t>
      </w:r>
      <w:r w:rsidRPr="00F66E3F">
        <w:rPr>
          <w:rFonts w:ascii="Times New Roman" w:eastAsia="Times New Roman" w:hAnsi="Times New Roman" w:cs="Times New Roman"/>
          <w:sz w:val="24"/>
          <w:highlight w:val="white"/>
          <w:rPrChange w:id="1981" w:author="Jeff Greenfield" w:date="2014-11-22T15:41:00Z">
            <w:rPr>
              <w:rFonts w:ascii="Times New Roman" w:eastAsia="Times New Roman" w:hAnsi="Times New Roman" w:cs="Times New Roman"/>
              <w:sz w:val="24"/>
              <w:highlight w:val="white"/>
            </w:rPr>
          </w:rPrChange>
        </w:rPr>
        <w:t xml:space="preserve">L.S. (1978). </w:t>
      </w:r>
      <w:r w:rsidRPr="00F66E3F">
        <w:rPr>
          <w:rFonts w:ascii="Times New Roman" w:eastAsia="Times New Roman" w:hAnsi="Times New Roman" w:cs="Times New Roman"/>
          <w:i/>
          <w:sz w:val="24"/>
          <w:highlight w:val="white"/>
          <w:rPrChange w:id="1982" w:author="Jeff Greenfield" w:date="2014-11-22T15:41:00Z">
            <w:rPr>
              <w:rFonts w:ascii="Times New Roman" w:eastAsia="Times New Roman" w:hAnsi="Times New Roman" w:cs="Times New Roman"/>
              <w:i/>
              <w:sz w:val="24"/>
              <w:highlight w:val="white"/>
            </w:rPr>
          </w:rPrChange>
        </w:rPr>
        <w:t>Mind and society: The development of higher psychological processes</w:t>
      </w:r>
      <w:r w:rsidRPr="00F66E3F">
        <w:rPr>
          <w:rFonts w:ascii="Times New Roman" w:eastAsia="Times New Roman" w:hAnsi="Times New Roman" w:cs="Times New Roman"/>
          <w:sz w:val="24"/>
          <w:highlight w:val="white"/>
          <w:rPrChange w:id="1983" w:author="Jeff Greenfield" w:date="2014-11-22T15:41:00Z">
            <w:rPr>
              <w:rFonts w:ascii="Times New Roman" w:eastAsia="Times New Roman" w:hAnsi="Times New Roman" w:cs="Times New Roman"/>
              <w:sz w:val="24"/>
              <w:highlight w:val="white"/>
            </w:rPr>
          </w:rPrChange>
        </w:rPr>
        <w:t>. Cambridge, MA: Harvard University Press.</w:t>
      </w:r>
    </w:p>
    <w:p w:rsidR="00F66E3F" w:rsidRPr="0002264D" w:rsidRDefault="00F66E3F" w:rsidP="0002264D">
      <w:pPr>
        <w:numPr>
          <w:ins w:id="1984" w:author="Jeff Greenfield" w:date="2014-11-22T15:42:00Z"/>
        </w:numPr>
        <w:spacing w:line="480" w:lineRule="auto"/>
        <w:ind w:left="720" w:hanging="720"/>
        <w:rPr>
          <w:ins w:id="1985" w:author="Jeff Greenfield" w:date="2014-11-22T21:16:00Z"/>
          <w:rFonts w:ascii="Times New Roman" w:eastAsia="Times New Roman" w:hAnsi="Times New Roman" w:cs="Times New Roman"/>
          <w:sz w:val="24"/>
          <w:highlight w:val="white"/>
          <w:rPrChange w:id="1986" w:author="Jeff Greenfield" w:date="2014-11-22T21:17:00Z">
            <w:rPr>
              <w:ins w:id="1987" w:author="Jeff Greenfield" w:date="2014-11-22T21:16:00Z"/>
              <w:rFonts w:ascii="Times New Roman" w:eastAsia="Times New Roman" w:hAnsi="Times New Roman" w:cs="Times New Roman"/>
              <w:sz w:val="24"/>
              <w:highlight w:val="white"/>
            </w:rPr>
          </w:rPrChange>
        </w:rPr>
        <w:pPrChange w:id="1988" w:author="Jeff Greenfield" w:date="2014-11-22T21:17:00Z">
          <w:pPr>
            <w:spacing w:line="480" w:lineRule="auto"/>
            <w:ind w:left="720" w:hanging="720"/>
          </w:pPr>
        </w:pPrChange>
      </w:pPr>
      <w:proofErr w:type="spellStart"/>
      <w:ins w:id="1989" w:author="Jeff Greenfield" w:date="2014-11-22T15:42:00Z">
        <w:r w:rsidRPr="00F66E3F">
          <w:rPr>
            <w:rFonts w:ascii="Times New Roman" w:eastAsia="Times New Roman" w:hAnsi="Times New Roman" w:cs="Times New Roman"/>
            <w:sz w:val="24"/>
            <w:highlight w:val="white"/>
            <w:rPrChange w:id="1990" w:author="Jeff Greenfield" w:date="2014-11-22T15:43:00Z">
              <w:rPr>
                <w:rFonts w:ascii="Times New Roman" w:hAnsi="Times New Roman"/>
                <w:color w:val="333333"/>
                <w:sz w:val="24"/>
                <w:szCs w:val="19"/>
                <w:shd w:val="clear" w:color="auto" w:fill="4C8930"/>
              </w:rPr>
            </w:rPrChange>
          </w:rPr>
          <w:t>Westman</w:t>
        </w:r>
        <w:proofErr w:type="spellEnd"/>
        <w:r w:rsidRPr="00F66E3F">
          <w:rPr>
            <w:rFonts w:ascii="Times New Roman" w:eastAsia="Times New Roman" w:hAnsi="Times New Roman" w:cs="Times New Roman"/>
            <w:sz w:val="24"/>
            <w:highlight w:val="white"/>
            <w:rPrChange w:id="1991" w:author="Jeff Greenfield" w:date="2014-11-22T15:43:00Z">
              <w:rPr>
                <w:rFonts w:ascii="Times New Roman" w:hAnsi="Times New Roman"/>
                <w:color w:val="333333"/>
                <w:sz w:val="24"/>
                <w:szCs w:val="19"/>
                <w:shd w:val="clear" w:color="auto" w:fill="4C8930"/>
              </w:rPr>
            </w:rPrChange>
          </w:rPr>
          <w:t xml:space="preserve">, A. S., </w:t>
        </w:r>
        <w:proofErr w:type="spellStart"/>
        <w:r w:rsidRPr="00F66E3F">
          <w:rPr>
            <w:rFonts w:ascii="Times New Roman" w:eastAsia="Times New Roman" w:hAnsi="Times New Roman" w:cs="Times New Roman"/>
            <w:sz w:val="24"/>
            <w:highlight w:val="white"/>
            <w:rPrChange w:id="1992" w:author="Jeff Greenfield" w:date="2014-11-22T15:43:00Z">
              <w:rPr>
                <w:rFonts w:ascii="Times New Roman" w:hAnsi="Times New Roman"/>
                <w:color w:val="333333"/>
                <w:sz w:val="24"/>
                <w:szCs w:val="19"/>
                <w:shd w:val="clear" w:color="auto" w:fill="4C8930"/>
              </w:rPr>
            </w:rPrChange>
          </w:rPr>
          <w:t>Alliston</w:t>
        </w:r>
        <w:proofErr w:type="spellEnd"/>
        <w:r w:rsidRPr="00F66E3F">
          <w:rPr>
            <w:rFonts w:ascii="Times New Roman" w:eastAsia="Times New Roman" w:hAnsi="Times New Roman" w:cs="Times New Roman"/>
            <w:sz w:val="24"/>
            <w:highlight w:val="white"/>
            <w:rPrChange w:id="1993" w:author="Jeff Greenfield" w:date="2014-11-22T15:43:00Z">
              <w:rPr>
                <w:rFonts w:ascii="Times New Roman" w:hAnsi="Times New Roman"/>
                <w:color w:val="333333"/>
                <w:sz w:val="24"/>
                <w:szCs w:val="19"/>
                <w:shd w:val="clear" w:color="auto" w:fill="4C8930"/>
              </w:rPr>
            </w:rPrChange>
          </w:rPr>
          <w:t xml:space="preserve">, G. R., &amp; </w:t>
        </w:r>
        <w:proofErr w:type="spellStart"/>
        <w:r w:rsidRPr="00F66E3F">
          <w:rPr>
            <w:rFonts w:ascii="Times New Roman" w:eastAsia="Times New Roman" w:hAnsi="Times New Roman" w:cs="Times New Roman"/>
            <w:sz w:val="24"/>
            <w:highlight w:val="white"/>
            <w:rPrChange w:id="1994" w:author="Jeff Greenfield" w:date="2014-11-22T15:43:00Z">
              <w:rPr>
                <w:rFonts w:ascii="Times New Roman" w:hAnsi="Times New Roman"/>
                <w:color w:val="333333"/>
                <w:sz w:val="24"/>
                <w:szCs w:val="19"/>
                <w:shd w:val="clear" w:color="auto" w:fill="4C8930"/>
              </w:rPr>
            </w:rPrChange>
          </w:rPr>
          <w:t>Theriault</w:t>
        </w:r>
        <w:proofErr w:type="spellEnd"/>
        <w:r w:rsidRPr="00F66E3F">
          <w:rPr>
            <w:rFonts w:ascii="Times New Roman" w:eastAsia="Times New Roman" w:hAnsi="Times New Roman" w:cs="Times New Roman"/>
            <w:sz w:val="24"/>
            <w:highlight w:val="white"/>
            <w:rPrChange w:id="1995" w:author="Jeff Greenfield" w:date="2014-11-22T15:43:00Z">
              <w:rPr>
                <w:rFonts w:ascii="Times New Roman" w:hAnsi="Times New Roman"/>
                <w:color w:val="333333"/>
                <w:sz w:val="24"/>
                <w:szCs w:val="19"/>
                <w:shd w:val="clear" w:color="auto" w:fill="4C8930"/>
              </w:rPr>
            </w:rPrChange>
          </w:rPr>
          <w:t xml:space="preserve">, E. A. (1997). </w:t>
        </w:r>
        <w:proofErr w:type="gramStart"/>
        <w:r w:rsidRPr="00F66E3F">
          <w:rPr>
            <w:rFonts w:ascii="Times New Roman" w:eastAsia="Times New Roman" w:hAnsi="Times New Roman" w:cs="Times New Roman"/>
            <w:sz w:val="24"/>
            <w:highlight w:val="white"/>
            <w:rPrChange w:id="1996" w:author="Jeff Greenfield" w:date="2014-11-22T15:43:00Z">
              <w:rPr>
                <w:rFonts w:ascii="Times New Roman" w:hAnsi="Times New Roman"/>
                <w:color w:val="333333"/>
                <w:sz w:val="24"/>
                <w:szCs w:val="19"/>
                <w:shd w:val="clear" w:color="auto" w:fill="4C8930"/>
              </w:rPr>
            </w:rPrChange>
          </w:rPr>
          <w:t>Lack of correlations of sense-modality-oriented indices of learning styles with each other and with classroom</w:t>
        </w:r>
        <w:r w:rsidRPr="0002264D">
          <w:rPr>
            <w:rFonts w:ascii="Times New Roman" w:eastAsia="Times New Roman" w:hAnsi="Times New Roman" w:cs="Times New Roman"/>
            <w:sz w:val="24"/>
            <w:highlight w:val="white"/>
            <w:rPrChange w:id="1997" w:author="Jeff Greenfield" w:date="2014-11-22T21:17:00Z">
              <w:rPr>
                <w:rFonts w:ascii="Times New Roman" w:hAnsi="Times New Roman"/>
                <w:color w:val="333333"/>
                <w:sz w:val="24"/>
                <w:szCs w:val="19"/>
                <w:shd w:val="clear" w:color="auto" w:fill="4C8930"/>
              </w:rPr>
            </w:rPrChange>
          </w:rPr>
          <w:t xml:space="preserve"> tasks.</w:t>
        </w:r>
        <w:proofErr w:type="gramEnd"/>
        <w:r w:rsidRPr="0002264D">
          <w:rPr>
            <w:rFonts w:ascii="Times New Roman" w:eastAsia="Times New Roman" w:hAnsi="Times New Roman" w:cs="Times New Roman"/>
            <w:sz w:val="24"/>
            <w:highlight w:val="white"/>
            <w:rPrChange w:id="1998" w:author="Jeff Greenfield" w:date="2014-11-22T21:17:00Z">
              <w:rPr>
                <w:rFonts w:ascii="Times New Roman" w:hAnsi="Times New Roman"/>
                <w:color w:val="333333"/>
                <w:sz w:val="24"/>
              </w:rPr>
            </w:rPrChange>
          </w:rPr>
          <w:t> </w:t>
        </w:r>
        <w:proofErr w:type="gramStart"/>
        <w:r w:rsidRPr="0002264D">
          <w:rPr>
            <w:rFonts w:ascii="Times New Roman" w:eastAsia="Times New Roman" w:hAnsi="Times New Roman" w:cs="Times New Roman"/>
            <w:sz w:val="24"/>
            <w:highlight w:val="white"/>
            <w:rPrChange w:id="1999" w:author="Jeff Greenfield" w:date="2014-11-22T21:17:00Z">
              <w:rPr>
                <w:rFonts w:ascii="Times New Roman" w:hAnsi="Times New Roman"/>
                <w:i/>
                <w:color w:val="333333"/>
                <w:sz w:val="24"/>
                <w:szCs w:val="19"/>
                <w:bdr w:val="none" w:sz="0" w:space="0" w:color="auto" w:frame="1"/>
                <w:shd w:val="clear" w:color="auto" w:fill="4C8930"/>
              </w:rPr>
            </w:rPrChange>
          </w:rPr>
          <w:t>Perceptual &amp; Motor Skills, 84731-737.</w:t>
        </w:r>
      </w:ins>
      <w:proofErr w:type="gramEnd"/>
    </w:p>
    <w:p w:rsidR="0002264D" w:rsidRPr="0002264D" w:rsidRDefault="0002264D" w:rsidP="0002264D">
      <w:pPr>
        <w:spacing w:line="480" w:lineRule="auto"/>
        <w:ind w:left="720" w:hanging="720"/>
        <w:rPr>
          <w:ins w:id="2000" w:author="Jeff Greenfield" w:date="2014-11-22T15:42:00Z"/>
          <w:rFonts w:ascii="Times New Roman" w:hAnsi="Times New Roman"/>
          <w:color w:val="auto"/>
          <w:sz w:val="24"/>
          <w:szCs w:val="20"/>
          <w:rPrChange w:id="2001" w:author="Jeff Greenfield" w:date="2014-11-22T21:17:00Z">
            <w:rPr>
              <w:ins w:id="2002" w:author="Jeff Greenfield" w:date="2014-11-22T15:42:00Z"/>
              <w:rFonts w:ascii="Times New Roman" w:hAnsi="Times New Roman"/>
              <w:color w:val="auto"/>
              <w:sz w:val="24"/>
              <w:szCs w:val="20"/>
            </w:rPr>
          </w:rPrChange>
        </w:rPr>
        <w:pPrChange w:id="2003" w:author="Jeff Greenfield" w:date="2014-11-22T21:17:00Z">
          <w:pPr>
            <w:spacing w:line="480" w:lineRule="auto"/>
            <w:ind w:left="720" w:hanging="720"/>
          </w:pPr>
        </w:pPrChange>
      </w:pPr>
      <w:proofErr w:type="gramStart"/>
      <w:ins w:id="2004" w:author="Jeff Greenfield" w:date="2014-11-22T21:16:00Z">
        <w:r w:rsidRPr="0002264D">
          <w:rPr>
            <w:rFonts w:ascii="Times New Roman" w:hAnsi="Times New Roman"/>
            <w:color w:val="222222"/>
            <w:sz w:val="24"/>
            <w:szCs w:val="21"/>
            <w:shd w:val="clear" w:color="auto" w:fill="FFFFFF"/>
            <w:rPrChange w:id="2005" w:author="Jeff Greenfield" w:date="2014-11-22T21:17:00Z">
              <w:rPr>
                <w:color w:val="222222"/>
                <w:sz w:val="21"/>
                <w:szCs w:val="21"/>
                <w:shd w:val="clear" w:color="auto" w:fill="FFFFFF"/>
              </w:rPr>
            </w:rPrChange>
          </w:rPr>
          <w:t xml:space="preserve">Wood, S., Sage, J. R., Shuman, T., &amp; </w:t>
        </w:r>
        <w:proofErr w:type="spellStart"/>
        <w:r w:rsidRPr="0002264D">
          <w:rPr>
            <w:rFonts w:ascii="Times New Roman" w:hAnsi="Times New Roman"/>
            <w:color w:val="222222"/>
            <w:sz w:val="24"/>
            <w:szCs w:val="21"/>
            <w:shd w:val="clear" w:color="auto" w:fill="FFFFFF"/>
            <w:rPrChange w:id="2006" w:author="Jeff Greenfield" w:date="2014-11-22T21:17:00Z">
              <w:rPr>
                <w:color w:val="222222"/>
                <w:sz w:val="21"/>
                <w:szCs w:val="21"/>
                <w:shd w:val="clear" w:color="auto" w:fill="FFFFFF"/>
              </w:rPr>
            </w:rPrChange>
          </w:rPr>
          <w:t>Anagnostaras</w:t>
        </w:r>
        <w:proofErr w:type="spellEnd"/>
        <w:r w:rsidRPr="0002264D">
          <w:rPr>
            <w:rFonts w:ascii="Times New Roman" w:hAnsi="Times New Roman"/>
            <w:color w:val="222222"/>
            <w:sz w:val="24"/>
            <w:szCs w:val="21"/>
            <w:shd w:val="clear" w:color="auto" w:fill="FFFFFF"/>
            <w:rPrChange w:id="2007" w:author="Jeff Greenfield" w:date="2014-11-22T21:17:00Z">
              <w:rPr>
                <w:color w:val="222222"/>
                <w:sz w:val="21"/>
                <w:szCs w:val="21"/>
                <w:shd w:val="clear" w:color="auto" w:fill="FFFFFF"/>
              </w:rPr>
            </w:rPrChange>
          </w:rPr>
          <w:t>, S. G. (2014).</w:t>
        </w:r>
        <w:proofErr w:type="gramEnd"/>
        <w:r w:rsidRPr="0002264D">
          <w:rPr>
            <w:rFonts w:ascii="Times New Roman" w:hAnsi="Times New Roman"/>
            <w:color w:val="222222"/>
            <w:sz w:val="24"/>
            <w:szCs w:val="21"/>
            <w:shd w:val="clear" w:color="auto" w:fill="FFFFFF"/>
            <w:rPrChange w:id="2008" w:author="Jeff Greenfield" w:date="2014-11-22T21:17:00Z">
              <w:rPr>
                <w:color w:val="222222"/>
                <w:sz w:val="21"/>
                <w:szCs w:val="21"/>
                <w:shd w:val="clear" w:color="auto" w:fill="FFFFFF"/>
              </w:rPr>
            </w:rPrChange>
          </w:rPr>
          <w:t xml:space="preserve"> </w:t>
        </w:r>
        <w:proofErr w:type="spellStart"/>
        <w:r w:rsidRPr="0002264D">
          <w:rPr>
            <w:rFonts w:ascii="Times New Roman" w:hAnsi="Times New Roman"/>
            <w:color w:val="222222"/>
            <w:sz w:val="24"/>
            <w:szCs w:val="21"/>
            <w:shd w:val="clear" w:color="auto" w:fill="FFFFFF"/>
            <w:rPrChange w:id="2009" w:author="Jeff Greenfield" w:date="2014-11-22T21:17:00Z">
              <w:rPr>
                <w:color w:val="222222"/>
                <w:sz w:val="21"/>
                <w:szCs w:val="21"/>
                <w:shd w:val="clear" w:color="auto" w:fill="FFFFFF"/>
              </w:rPr>
            </w:rPrChange>
          </w:rPr>
          <w:t>Psychostimulants</w:t>
        </w:r>
        <w:proofErr w:type="spellEnd"/>
        <w:r w:rsidRPr="0002264D">
          <w:rPr>
            <w:rFonts w:ascii="Times New Roman" w:hAnsi="Times New Roman"/>
            <w:color w:val="222222"/>
            <w:sz w:val="24"/>
            <w:szCs w:val="21"/>
            <w:shd w:val="clear" w:color="auto" w:fill="FFFFFF"/>
            <w:rPrChange w:id="2010" w:author="Jeff Greenfield" w:date="2014-11-22T21:17:00Z">
              <w:rPr>
                <w:color w:val="222222"/>
                <w:sz w:val="21"/>
                <w:szCs w:val="21"/>
                <w:shd w:val="clear" w:color="auto" w:fill="FFFFFF"/>
              </w:rPr>
            </w:rPrChange>
          </w:rPr>
          <w:t xml:space="preserve"> and cognition: A continuum of behavioral and cognitive activation.</w:t>
        </w:r>
        <w:r w:rsidRPr="0002264D">
          <w:rPr>
            <w:rFonts w:ascii="Times New Roman" w:hAnsi="Times New Roman"/>
            <w:color w:val="222222"/>
            <w:sz w:val="24"/>
            <w:rPrChange w:id="2011" w:author="Jeff Greenfield" w:date="2014-11-22T21:17:00Z">
              <w:rPr>
                <w:color w:val="222222"/>
                <w:sz w:val="21"/>
              </w:rPr>
            </w:rPrChange>
          </w:rPr>
          <w:t> </w:t>
        </w:r>
        <w:r w:rsidRPr="0002264D">
          <w:rPr>
            <w:rFonts w:ascii="Times New Roman" w:hAnsi="Times New Roman"/>
            <w:i/>
            <w:color w:val="222222"/>
            <w:sz w:val="24"/>
            <w:szCs w:val="21"/>
            <w:shd w:val="clear" w:color="auto" w:fill="FFFFFF"/>
            <w:rPrChange w:id="2012" w:author="Jeff Greenfield" w:date="2014-11-22T21:17:00Z">
              <w:rPr>
                <w:i/>
                <w:color w:val="222222"/>
                <w:sz w:val="21"/>
                <w:szCs w:val="21"/>
                <w:shd w:val="clear" w:color="auto" w:fill="FFFFFF"/>
              </w:rPr>
            </w:rPrChange>
          </w:rPr>
          <w:t>Pharmacological reviews</w:t>
        </w:r>
        <w:r w:rsidRPr="0002264D">
          <w:rPr>
            <w:rFonts w:ascii="Times New Roman" w:hAnsi="Times New Roman"/>
            <w:color w:val="222222"/>
            <w:sz w:val="24"/>
            <w:szCs w:val="21"/>
            <w:shd w:val="clear" w:color="auto" w:fill="FFFFFF"/>
            <w:rPrChange w:id="2013" w:author="Jeff Greenfield" w:date="2014-11-22T21:17:00Z">
              <w:rPr>
                <w:color w:val="222222"/>
                <w:sz w:val="21"/>
                <w:szCs w:val="21"/>
                <w:shd w:val="clear" w:color="auto" w:fill="FFFFFF"/>
              </w:rPr>
            </w:rPrChange>
          </w:rPr>
          <w:t>,</w:t>
        </w:r>
        <w:r w:rsidRPr="0002264D">
          <w:rPr>
            <w:rFonts w:ascii="Times New Roman" w:hAnsi="Times New Roman"/>
            <w:color w:val="222222"/>
            <w:sz w:val="24"/>
            <w:rPrChange w:id="2014" w:author="Jeff Greenfield" w:date="2014-11-22T21:17:00Z">
              <w:rPr>
                <w:color w:val="222222"/>
                <w:sz w:val="21"/>
              </w:rPr>
            </w:rPrChange>
          </w:rPr>
          <w:t> </w:t>
        </w:r>
        <w:r w:rsidRPr="0002264D">
          <w:rPr>
            <w:rFonts w:ascii="Times New Roman" w:hAnsi="Times New Roman"/>
            <w:i/>
            <w:color w:val="222222"/>
            <w:sz w:val="24"/>
            <w:szCs w:val="21"/>
            <w:shd w:val="clear" w:color="auto" w:fill="FFFFFF"/>
            <w:rPrChange w:id="2015" w:author="Jeff Greenfield" w:date="2014-11-22T21:17:00Z">
              <w:rPr>
                <w:i/>
                <w:color w:val="222222"/>
                <w:sz w:val="21"/>
                <w:szCs w:val="21"/>
                <w:shd w:val="clear" w:color="auto" w:fill="FFFFFF"/>
              </w:rPr>
            </w:rPrChange>
          </w:rPr>
          <w:t>66</w:t>
        </w:r>
        <w:r w:rsidRPr="0002264D">
          <w:rPr>
            <w:rFonts w:ascii="Times New Roman" w:hAnsi="Times New Roman"/>
            <w:color w:val="222222"/>
            <w:sz w:val="24"/>
            <w:szCs w:val="21"/>
            <w:shd w:val="clear" w:color="auto" w:fill="FFFFFF"/>
            <w:rPrChange w:id="2016" w:author="Jeff Greenfield" w:date="2014-11-22T21:17:00Z">
              <w:rPr>
                <w:color w:val="222222"/>
                <w:sz w:val="21"/>
                <w:szCs w:val="21"/>
                <w:shd w:val="clear" w:color="auto" w:fill="FFFFFF"/>
              </w:rPr>
            </w:rPrChange>
          </w:rPr>
          <w:t>(1), 193-221.</w:t>
        </w:r>
      </w:ins>
    </w:p>
    <w:p w:rsidR="00F66E3F" w:rsidRPr="0002264D" w:rsidDel="00F66E3F" w:rsidRDefault="00F66E3F" w:rsidP="0002264D">
      <w:pPr>
        <w:spacing w:line="480" w:lineRule="auto"/>
        <w:ind w:left="720" w:hanging="720"/>
        <w:rPr>
          <w:del w:id="2017" w:author="Jeff Greenfield" w:date="2014-11-22T15:42:00Z"/>
          <w:rFonts w:ascii="Times New Roman" w:hAnsi="Times New Roman"/>
          <w:color w:val="auto"/>
          <w:sz w:val="24"/>
          <w:szCs w:val="20"/>
          <w:rPrChange w:id="2018" w:author="Jeff Greenfield" w:date="2014-11-22T21:17:00Z">
            <w:rPr>
              <w:del w:id="2019" w:author="Jeff Greenfield" w:date="2014-11-22T15:42:00Z"/>
              <w:rFonts w:ascii="Times New Roman" w:hAnsi="Times New Roman"/>
              <w:sz w:val="24"/>
            </w:rPr>
          </w:rPrChange>
        </w:rPr>
        <w:pPrChange w:id="2020" w:author="Jeff Greenfield" w:date="2014-11-22T21:17:00Z">
          <w:pPr>
            <w:pStyle w:val="Normal1"/>
            <w:spacing w:before="60" w:after="20" w:line="480" w:lineRule="auto"/>
            <w:ind w:left="720" w:hanging="719"/>
          </w:pPr>
        </w:pPrChange>
      </w:pPr>
    </w:p>
    <w:p w:rsidR="00BB3C97" w:rsidRPr="000D4E74" w:rsidRDefault="003F373E" w:rsidP="000D4E74">
      <w:pPr>
        <w:pStyle w:val="Normal1"/>
        <w:spacing w:line="480" w:lineRule="auto"/>
        <w:ind w:left="720" w:hanging="720"/>
        <w:rPr>
          <w:ins w:id="2021" w:author="Jeff Greenfield" w:date="2014-11-23T14:09:00Z"/>
          <w:rFonts w:ascii="Times New Roman" w:eastAsia="Times New Roman" w:hAnsi="Times New Roman" w:cs="Times New Roman"/>
          <w:sz w:val="24"/>
          <w:rPrChange w:id="2022" w:author="Jeff Greenfield" w:date="2014-11-23T14:09:00Z">
            <w:rPr>
              <w:ins w:id="2023" w:author="Jeff Greenfield" w:date="2014-11-23T14:09:00Z"/>
              <w:rFonts w:ascii="Times New Roman" w:eastAsia="Times New Roman" w:hAnsi="Times New Roman" w:cs="Times New Roman"/>
              <w:sz w:val="24"/>
            </w:rPr>
          </w:rPrChange>
        </w:rPr>
        <w:pPrChange w:id="2024" w:author="Jeff Greenfield" w:date="2014-11-23T14:09:00Z">
          <w:pPr>
            <w:pStyle w:val="Normal1"/>
            <w:spacing w:line="480" w:lineRule="auto"/>
            <w:ind w:left="720" w:hanging="720"/>
          </w:pPr>
        </w:pPrChange>
      </w:pPr>
      <w:r w:rsidRPr="0002264D">
        <w:rPr>
          <w:rFonts w:ascii="Times New Roman" w:eastAsia="Times New Roman" w:hAnsi="Times New Roman" w:cs="Times New Roman"/>
          <w:sz w:val="24"/>
          <w:highlight w:val="white"/>
          <w:rPrChange w:id="2025" w:author="Jeff Greenfield" w:date="2014-11-22T21:17:00Z">
            <w:rPr>
              <w:rFonts w:ascii="Times New Roman" w:eastAsia="Times New Roman" w:hAnsi="Times New Roman" w:cs="Times New Roman"/>
              <w:sz w:val="24"/>
              <w:highlight w:val="white"/>
            </w:rPr>
          </w:rPrChange>
        </w:rPr>
        <w:t xml:space="preserve">Yerkes, R. M., &amp; Dodson, J. D. (1908). </w:t>
      </w:r>
      <w:proofErr w:type="gramStart"/>
      <w:r w:rsidRPr="0002264D">
        <w:rPr>
          <w:rFonts w:ascii="Times New Roman" w:eastAsia="Times New Roman" w:hAnsi="Times New Roman" w:cs="Times New Roman"/>
          <w:sz w:val="24"/>
          <w:highlight w:val="white"/>
          <w:rPrChange w:id="2026" w:author="Jeff Greenfield" w:date="2014-11-22T21:17:00Z">
            <w:rPr>
              <w:rFonts w:ascii="Times New Roman" w:eastAsia="Times New Roman" w:hAnsi="Times New Roman" w:cs="Times New Roman"/>
              <w:sz w:val="24"/>
              <w:highlight w:val="white"/>
            </w:rPr>
          </w:rPrChange>
        </w:rPr>
        <w:t xml:space="preserve">The relation of strength of stimulus to rapidity of </w:t>
      </w:r>
      <w:r w:rsidRPr="000D4E74">
        <w:rPr>
          <w:rFonts w:ascii="Times New Roman" w:eastAsia="Times New Roman" w:hAnsi="Times New Roman" w:cs="Times New Roman"/>
          <w:sz w:val="24"/>
          <w:highlight w:val="white"/>
          <w:rPrChange w:id="2027" w:author="Jeff Greenfield" w:date="2014-11-23T14:09:00Z">
            <w:rPr>
              <w:rFonts w:ascii="Times New Roman" w:eastAsia="Times New Roman" w:hAnsi="Times New Roman" w:cs="Times New Roman"/>
              <w:sz w:val="24"/>
              <w:highlight w:val="white"/>
            </w:rPr>
          </w:rPrChange>
        </w:rPr>
        <w:t>habit</w:t>
      </w:r>
      <w:r w:rsidRPr="000D4E74">
        <w:rPr>
          <w:rFonts w:ascii="Party LET" w:eastAsia="Times New Roman" w:hAnsi="Party LET" w:cs="Party LET"/>
          <w:sz w:val="24"/>
          <w:highlight w:val="white"/>
          <w:rPrChange w:id="2028" w:author="Jeff Greenfield" w:date="2014-11-23T14:09:00Z">
            <w:rPr>
              <w:rFonts w:ascii="Party LET" w:eastAsia="Times New Roman" w:hAnsi="Party LET" w:cs="Party LET"/>
              <w:sz w:val="24"/>
              <w:highlight w:val="white"/>
            </w:rPr>
          </w:rPrChange>
        </w:rPr>
        <w:t>‐</w:t>
      </w:r>
      <w:r w:rsidRPr="000D4E74">
        <w:rPr>
          <w:rFonts w:ascii="Times New Roman" w:eastAsia="Times New Roman" w:hAnsi="Times New Roman" w:cs="Times New Roman"/>
          <w:sz w:val="24"/>
          <w:highlight w:val="white"/>
          <w:rPrChange w:id="2029" w:author="Jeff Greenfield" w:date="2014-11-23T14:09:00Z">
            <w:rPr>
              <w:rFonts w:ascii="Times New Roman" w:eastAsia="Times New Roman" w:hAnsi="Times New Roman" w:cs="Times New Roman"/>
              <w:sz w:val="24"/>
              <w:highlight w:val="white"/>
            </w:rPr>
          </w:rPrChange>
        </w:rPr>
        <w:t>formation.</w:t>
      </w:r>
      <w:proofErr w:type="gramEnd"/>
      <w:r w:rsidRPr="000D4E74">
        <w:rPr>
          <w:rFonts w:ascii="Times New Roman" w:eastAsia="Times New Roman" w:hAnsi="Times New Roman" w:cs="Times New Roman"/>
          <w:sz w:val="24"/>
          <w:highlight w:val="white"/>
          <w:rPrChange w:id="2030" w:author="Jeff Greenfield" w:date="2014-11-23T14:09:00Z">
            <w:rPr>
              <w:rFonts w:ascii="Times New Roman" w:eastAsia="Times New Roman" w:hAnsi="Times New Roman" w:cs="Times New Roman"/>
              <w:sz w:val="24"/>
              <w:highlight w:val="white"/>
            </w:rPr>
          </w:rPrChange>
        </w:rPr>
        <w:t xml:space="preserve"> </w:t>
      </w:r>
      <w:r w:rsidRPr="000D4E74">
        <w:rPr>
          <w:rFonts w:ascii="Times New Roman" w:eastAsia="Times New Roman" w:hAnsi="Times New Roman" w:cs="Times New Roman"/>
          <w:i/>
          <w:sz w:val="24"/>
          <w:highlight w:val="white"/>
          <w:rPrChange w:id="2031" w:author="Jeff Greenfield" w:date="2014-11-23T14:09:00Z">
            <w:rPr>
              <w:rFonts w:ascii="Times New Roman" w:eastAsia="Times New Roman" w:hAnsi="Times New Roman" w:cs="Times New Roman"/>
              <w:i/>
              <w:sz w:val="24"/>
              <w:highlight w:val="white"/>
            </w:rPr>
          </w:rPrChange>
        </w:rPr>
        <w:t>Journal of comparative neurology and psychology</w:t>
      </w:r>
      <w:proofErr w:type="gramStart"/>
      <w:r w:rsidRPr="000D4E74">
        <w:rPr>
          <w:rFonts w:ascii="Times New Roman" w:eastAsia="Times New Roman" w:hAnsi="Times New Roman" w:cs="Times New Roman"/>
          <w:sz w:val="24"/>
          <w:highlight w:val="white"/>
          <w:rPrChange w:id="2032" w:author="Jeff Greenfield" w:date="2014-11-23T14:09:00Z">
            <w:rPr>
              <w:rFonts w:ascii="Times New Roman" w:eastAsia="Times New Roman" w:hAnsi="Times New Roman" w:cs="Times New Roman"/>
              <w:sz w:val="24"/>
              <w:highlight w:val="white"/>
            </w:rPr>
          </w:rPrChange>
        </w:rPr>
        <w:t>,</w:t>
      </w:r>
      <w:r w:rsidRPr="000D4E74">
        <w:rPr>
          <w:rFonts w:ascii="Times New Roman" w:eastAsia="Times New Roman" w:hAnsi="Times New Roman" w:cs="Times New Roman"/>
          <w:i/>
          <w:sz w:val="24"/>
          <w:highlight w:val="white"/>
          <w:rPrChange w:id="2033" w:author="Jeff Greenfield" w:date="2014-11-23T14:09:00Z">
            <w:rPr>
              <w:rFonts w:ascii="Times New Roman" w:eastAsia="Times New Roman" w:hAnsi="Times New Roman" w:cs="Times New Roman"/>
              <w:i/>
              <w:sz w:val="24"/>
              <w:highlight w:val="white"/>
            </w:rPr>
          </w:rPrChange>
        </w:rPr>
        <w:t>18</w:t>
      </w:r>
      <w:proofErr w:type="gramEnd"/>
      <w:r w:rsidRPr="000D4E74">
        <w:rPr>
          <w:rFonts w:ascii="Times New Roman" w:eastAsia="Times New Roman" w:hAnsi="Times New Roman" w:cs="Times New Roman"/>
          <w:sz w:val="24"/>
          <w:highlight w:val="white"/>
          <w:rPrChange w:id="2034" w:author="Jeff Greenfield" w:date="2014-11-23T14:09:00Z">
            <w:rPr>
              <w:rFonts w:ascii="Times New Roman" w:eastAsia="Times New Roman" w:hAnsi="Times New Roman" w:cs="Times New Roman"/>
              <w:sz w:val="24"/>
              <w:highlight w:val="white"/>
            </w:rPr>
          </w:rPrChange>
        </w:rPr>
        <w:t>(5), 459-482.</w:t>
      </w:r>
    </w:p>
    <w:p w:rsidR="000D4E74" w:rsidRPr="000D4E74" w:rsidRDefault="000D4E74" w:rsidP="000D4E74">
      <w:pPr>
        <w:spacing w:line="480" w:lineRule="auto"/>
        <w:ind w:left="720" w:hanging="720"/>
        <w:rPr>
          <w:ins w:id="2035" w:author="Jeff Greenfield" w:date="2014-11-23T14:09:00Z"/>
          <w:rFonts w:ascii="Times New Roman" w:hAnsi="Times New Roman"/>
          <w:color w:val="auto"/>
          <w:sz w:val="24"/>
          <w:szCs w:val="20"/>
          <w:rPrChange w:id="2036" w:author="Jeff Greenfield" w:date="2014-11-23T14:09:00Z">
            <w:rPr>
              <w:ins w:id="2037" w:author="Jeff Greenfield" w:date="2014-11-23T14:09:00Z"/>
              <w:rFonts w:ascii="Times" w:hAnsi="Times"/>
              <w:color w:val="auto"/>
              <w:sz w:val="20"/>
              <w:szCs w:val="20"/>
            </w:rPr>
          </w:rPrChange>
        </w:rPr>
        <w:pPrChange w:id="2038" w:author="Jeff Greenfield" w:date="2014-11-23T14:09:00Z">
          <w:pPr/>
        </w:pPrChange>
      </w:pPr>
      <w:proofErr w:type="spellStart"/>
      <w:ins w:id="2039" w:author="Jeff Greenfield" w:date="2014-11-23T14:09:00Z">
        <w:r w:rsidRPr="000D4E74">
          <w:rPr>
            <w:rFonts w:ascii="Times New Roman" w:hAnsi="Times New Roman"/>
            <w:color w:val="222222"/>
            <w:sz w:val="24"/>
            <w:szCs w:val="21"/>
            <w:shd w:val="clear" w:color="auto" w:fill="FFFFFF"/>
            <w:rPrChange w:id="2040" w:author="Jeff Greenfield" w:date="2014-11-23T14:09:00Z">
              <w:rPr>
                <w:color w:val="222222"/>
                <w:sz w:val="21"/>
                <w:szCs w:val="21"/>
                <w:shd w:val="clear" w:color="auto" w:fill="FFFFFF"/>
              </w:rPr>
            </w:rPrChange>
          </w:rPr>
          <w:t>Zickuhr</w:t>
        </w:r>
        <w:proofErr w:type="spellEnd"/>
        <w:r w:rsidRPr="000D4E74">
          <w:rPr>
            <w:rFonts w:ascii="Times New Roman" w:hAnsi="Times New Roman"/>
            <w:color w:val="222222"/>
            <w:sz w:val="24"/>
            <w:szCs w:val="21"/>
            <w:shd w:val="clear" w:color="auto" w:fill="FFFFFF"/>
            <w:rPrChange w:id="2041" w:author="Jeff Greenfield" w:date="2014-11-23T14:09:00Z">
              <w:rPr>
                <w:color w:val="222222"/>
                <w:sz w:val="21"/>
                <w:szCs w:val="21"/>
                <w:shd w:val="clear" w:color="auto" w:fill="FFFFFF"/>
              </w:rPr>
            </w:rPrChange>
          </w:rPr>
          <w:t>, K., &amp; Smith, A. (2013). Home broadband 2013.</w:t>
        </w:r>
        <w:r w:rsidRPr="000D4E74">
          <w:rPr>
            <w:rFonts w:ascii="Times New Roman" w:hAnsi="Times New Roman"/>
            <w:color w:val="222222"/>
            <w:sz w:val="24"/>
            <w:rPrChange w:id="2042" w:author="Jeff Greenfield" w:date="2014-11-23T14:09:00Z">
              <w:rPr>
                <w:color w:val="222222"/>
                <w:sz w:val="21"/>
              </w:rPr>
            </w:rPrChange>
          </w:rPr>
          <w:t> </w:t>
        </w:r>
        <w:r w:rsidRPr="000D4E74">
          <w:rPr>
            <w:rFonts w:ascii="Times New Roman" w:hAnsi="Times New Roman"/>
            <w:i/>
            <w:color w:val="222222"/>
            <w:sz w:val="24"/>
            <w:szCs w:val="21"/>
            <w:shd w:val="clear" w:color="auto" w:fill="FFFFFF"/>
            <w:rPrChange w:id="2043" w:author="Jeff Greenfield" w:date="2014-11-23T14:09:00Z">
              <w:rPr>
                <w:i/>
                <w:color w:val="222222"/>
                <w:sz w:val="21"/>
                <w:szCs w:val="21"/>
                <w:shd w:val="clear" w:color="auto" w:fill="FFFFFF"/>
              </w:rPr>
            </w:rPrChange>
          </w:rPr>
          <w:t>Washington, DC: Pew Internet &amp; American Life Project: Pew Research Center</w:t>
        </w:r>
        <w:r w:rsidRPr="000D4E74">
          <w:rPr>
            <w:rFonts w:ascii="Times New Roman" w:hAnsi="Times New Roman"/>
            <w:color w:val="222222"/>
            <w:sz w:val="24"/>
            <w:szCs w:val="21"/>
            <w:shd w:val="clear" w:color="auto" w:fill="FFFFFF"/>
            <w:rPrChange w:id="2044" w:author="Jeff Greenfield" w:date="2014-11-23T14:09:00Z">
              <w:rPr>
                <w:color w:val="222222"/>
                <w:sz w:val="21"/>
                <w:szCs w:val="21"/>
                <w:shd w:val="clear" w:color="auto" w:fill="FFFFFF"/>
              </w:rPr>
            </w:rPrChange>
          </w:rPr>
          <w:t>.</w:t>
        </w:r>
      </w:ins>
    </w:p>
    <w:p w:rsidR="000D4E74" w:rsidRPr="004B143D" w:rsidRDefault="000D4E74" w:rsidP="0002264D">
      <w:pPr>
        <w:pStyle w:val="Normal1"/>
        <w:numPr>
          <w:ins w:id="2045" w:author="Jeff Greenfield" w:date="2014-11-23T14:09:00Z"/>
        </w:numPr>
        <w:spacing w:line="480" w:lineRule="auto"/>
        <w:ind w:left="720" w:hanging="720"/>
        <w:rPr>
          <w:rFonts w:ascii="Times New Roman" w:hAnsi="Times New Roman"/>
          <w:sz w:val="24"/>
        </w:rPr>
        <w:pPrChange w:id="2046" w:author="Jeff Greenfield" w:date="2014-11-22T21:17:00Z">
          <w:pPr>
            <w:pStyle w:val="Normal1"/>
            <w:spacing w:line="480" w:lineRule="auto"/>
            <w:ind w:left="720" w:hanging="719"/>
          </w:pPr>
        </w:pPrChange>
      </w:pPr>
    </w:p>
    <w:p w:rsidR="00BB3C97" w:rsidRPr="004B143D" w:rsidRDefault="00BB3C97">
      <w:pPr>
        <w:pStyle w:val="Normal1"/>
        <w:spacing w:before="100" w:after="220" w:line="480" w:lineRule="auto"/>
        <w:rPr>
          <w:rFonts w:ascii="Times New Roman" w:hAnsi="Times New Roman"/>
          <w:sz w:val="24"/>
        </w:rPr>
      </w:pPr>
    </w:p>
    <w:p w:rsidR="007F6AF5" w:rsidRDefault="003F373E" w:rsidP="007F6AF5">
      <w:pPr>
        <w:pStyle w:val="Normal1"/>
        <w:jc w:val="center"/>
        <w:rPr>
          <w:rFonts w:ascii="Times New Roman" w:hAnsi="Times New Roman"/>
          <w:sz w:val="24"/>
        </w:rPr>
      </w:pPr>
      <w:r w:rsidRPr="004B143D">
        <w:rPr>
          <w:rFonts w:ascii="Times New Roman" w:hAnsi="Times New Roman"/>
          <w:sz w:val="24"/>
        </w:rPr>
        <w:br w:type="page"/>
      </w:r>
      <w:r w:rsidRPr="004B143D">
        <w:rPr>
          <w:rFonts w:ascii="Times New Roman" w:eastAsia="Times New Roman" w:hAnsi="Times New Roman" w:cs="Times New Roman"/>
          <w:b/>
          <w:sz w:val="24"/>
          <w:highlight w:val="white"/>
        </w:rPr>
        <w:t xml:space="preserve">Figure </w:t>
      </w:r>
      <w:commentRangeStart w:id="2047"/>
      <w:r w:rsidRPr="004B143D">
        <w:rPr>
          <w:rFonts w:ascii="Times New Roman" w:eastAsia="Times New Roman" w:hAnsi="Times New Roman" w:cs="Times New Roman"/>
          <w:b/>
          <w:sz w:val="24"/>
          <w:highlight w:val="white"/>
        </w:rPr>
        <w:t>Captions</w:t>
      </w:r>
      <w:commentRangeEnd w:id="2047"/>
      <w:r w:rsidR="00FD6AD4">
        <w:rPr>
          <w:rStyle w:val="CommentReference"/>
        </w:rPr>
        <w:commentReference w:id="2047"/>
      </w:r>
    </w:p>
    <w:p w:rsidR="00BB3C97" w:rsidRPr="004B143D" w:rsidRDefault="003F373E" w:rsidP="00F31F4D">
      <w:pPr>
        <w:pStyle w:val="Normal1"/>
        <w:spacing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1: </w:t>
      </w:r>
      <w:r w:rsidRPr="004B143D">
        <w:rPr>
          <w:rFonts w:ascii="Times New Roman" w:eastAsia="Times New Roman" w:hAnsi="Times New Roman" w:cs="Times New Roman"/>
          <w:sz w:val="24"/>
          <w:highlight w:val="white"/>
        </w:rPr>
        <w:t>Flow Channel diagram</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2: </w:t>
      </w:r>
      <w:r w:rsidRPr="004B143D">
        <w:rPr>
          <w:rFonts w:ascii="Times New Roman" w:eastAsia="Times New Roman" w:hAnsi="Times New Roman" w:cs="Times New Roman"/>
          <w:sz w:val="24"/>
          <w:highlight w:val="white"/>
        </w:rPr>
        <w:t>An approximation of the flow channel (from above, orange = high values, green = low values)</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3: </w:t>
      </w:r>
      <w:r w:rsidRPr="004B143D">
        <w:rPr>
          <w:rFonts w:ascii="Times New Roman" w:eastAsia="Times New Roman" w:hAnsi="Times New Roman" w:cs="Times New Roman"/>
          <w:sz w:val="24"/>
          <w:highlight w:val="white"/>
        </w:rPr>
        <w:t>An approximation of the flow channel (from a 45 degree view)</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4: </w:t>
      </w:r>
      <w:r w:rsidRPr="004B143D">
        <w:rPr>
          <w:rFonts w:ascii="Times New Roman" w:eastAsia="Times New Roman" w:hAnsi="Times New Roman" w:cs="Times New Roman"/>
          <w:sz w:val="24"/>
          <w:highlight w:val="white"/>
        </w:rPr>
        <w:t>An approximation of the flow channel (view from the origin into the first quadrant)</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5: </w:t>
      </w:r>
      <w:r w:rsidRPr="004B143D">
        <w:rPr>
          <w:rFonts w:ascii="Times New Roman" w:eastAsia="Times New Roman" w:hAnsi="Times New Roman" w:cs="Times New Roman"/>
          <w:sz w:val="24"/>
          <w:highlight w:val="white"/>
        </w:rPr>
        <w:t xml:space="preserve">A slice of the flow channel at </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 xml:space="preserve"> = 3</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6: </w:t>
      </w:r>
      <w:r w:rsidRPr="004B143D">
        <w:rPr>
          <w:rFonts w:ascii="Times New Roman" w:eastAsia="Times New Roman" w:hAnsi="Times New Roman" w:cs="Times New Roman"/>
          <w:sz w:val="24"/>
          <w:highlight w:val="white"/>
        </w:rPr>
        <w:t xml:space="preserve">A slice of the flow channel at </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 xml:space="preserve"> = 5</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7: </w:t>
      </w:r>
      <w:r w:rsidRPr="004B143D">
        <w:rPr>
          <w:rFonts w:ascii="Times New Roman" w:eastAsia="Times New Roman" w:hAnsi="Times New Roman" w:cs="Times New Roman"/>
          <w:sz w:val="24"/>
          <w:highlight w:val="white"/>
        </w:rPr>
        <w:t xml:space="preserve">Logistic function with ceiling effect for difficulty </w:t>
      </w:r>
      <w:proofErr w:type="gramStart"/>
      <w:r w:rsidRPr="004B143D">
        <w:rPr>
          <w:rFonts w:ascii="Times New Roman" w:eastAsia="Times New Roman" w:hAnsi="Times New Roman" w:cs="Times New Roman"/>
          <w:sz w:val="24"/>
          <w:highlight w:val="white"/>
        </w:rPr>
        <w:t>values  in</w:t>
      </w:r>
      <w:proofErr w:type="gramEnd"/>
      <w:r w:rsidRPr="004B143D">
        <w:rPr>
          <w:rFonts w:ascii="Times New Roman" w:eastAsia="Times New Roman" w:hAnsi="Times New Roman" w:cs="Times New Roman"/>
          <w:sz w:val="24"/>
          <w:highlight w:val="white"/>
        </w:rPr>
        <w:t xml:space="preserve"> [0, 1] and floor effect for values in [2, </w:t>
      </w:r>
      <w:r w:rsidRPr="004B143D">
        <w:rPr>
          <w:rFonts w:ascii="Times New Roman" w:hAnsi="Times New Roman"/>
          <w:noProof/>
          <w:sz w:val="24"/>
        </w:rPr>
        <w:drawing>
          <wp:inline distT="114300" distB="114300" distL="114300" distR="114300">
            <wp:extent cx="171450" cy="95250"/>
            <wp:effectExtent l="0" t="0" r="0" b="0"/>
            <wp:docPr id="1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4"/>
                    <a:srcRect/>
                    <a:stretch>
                      <a:fillRect/>
                    </a:stretch>
                  </pic:blipFill>
                  <pic:spPr>
                    <a:xfrm>
                      <a:off x="0" y="0"/>
                      <a:ext cx="171450" cy="95250"/>
                    </a:xfrm>
                    <a:prstGeom prst="rect">
                      <a:avLst/>
                    </a:prstGeom>
                    <a:ln/>
                  </pic:spPr>
                </pic:pic>
              </a:graphicData>
            </a:graphic>
          </wp:inline>
        </w:drawing>
      </w:r>
      <w:r w:rsidRPr="004B143D">
        <w:rPr>
          <w:rFonts w:ascii="Times New Roman" w:eastAsia="Times New Roman" w:hAnsi="Times New Roman" w:cs="Times New Roman"/>
          <w:sz w:val="24"/>
          <w:highlight w:val="white"/>
        </w:rPr>
        <w:t>)</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8: </w:t>
      </w:r>
      <w:r w:rsidRPr="004B143D">
        <w:rPr>
          <w:rFonts w:ascii="Times New Roman" w:eastAsia="Times New Roman" w:hAnsi="Times New Roman" w:cs="Times New Roman"/>
          <w:sz w:val="24"/>
          <w:highlight w:val="white"/>
        </w:rPr>
        <w:t>Possible composition of flow channel slice with inverse</w:t>
      </w:r>
      <w:r w:rsidR="00F31F4D">
        <w:rPr>
          <w:rFonts w:ascii="Times New Roman" w:eastAsia="Times New Roman" w:hAnsi="Times New Roman" w:cs="Times New Roman"/>
          <w:sz w:val="24"/>
          <w:highlight w:val="white"/>
        </w:rPr>
        <w:t xml:space="preserve"> floor-ceiling function</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9: </w:t>
      </w:r>
      <w:r w:rsidRPr="004B143D">
        <w:rPr>
          <w:rFonts w:ascii="Times New Roman" w:eastAsia="Times New Roman" w:hAnsi="Times New Roman" w:cs="Times New Roman"/>
          <w:sz w:val="24"/>
          <w:highlight w:val="white"/>
        </w:rPr>
        <w:t xml:space="preserve">Possible composition of flow channel slice with inverse floor-ceiling function </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10: </w:t>
      </w:r>
      <w:r w:rsidRPr="004B143D">
        <w:rPr>
          <w:rFonts w:ascii="Times New Roman" w:eastAsia="Times New Roman" w:hAnsi="Times New Roman" w:cs="Times New Roman"/>
          <w:sz w:val="24"/>
          <w:highlight w:val="white"/>
        </w:rPr>
        <w:t xml:space="preserve">Possible composition of flow channel slice with inverse floor-ceiling function </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11: </w:t>
      </w:r>
      <w:r w:rsidRPr="004B143D">
        <w:rPr>
          <w:rFonts w:ascii="Times New Roman" w:eastAsia="Times New Roman" w:hAnsi="Times New Roman" w:cs="Times New Roman"/>
          <w:sz w:val="24"/>
          <w:highlight w:val="white"/>
        </w:rPr>
        <w:t xml:space="preserve">Possible composition of flow channel slice with inverse floor-ceiling function </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12: </w:t>
      </w:r>
      <w:r w:rsidRPr="004B143D">
        <w:rPr>
          <w:rFonts w:ascii="Times New Roman" w:eastAsia="Times New Roman" w:hAnsi="Times New Roman" w:cs="Times New Roman"/>
          <w:sz w:val="24"/>
          <w:highlight w:val="white"/>
        </w:rPr>
        <w:t>Possible composition of flow channel slice with inverse floor-ceiling function</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13: </w:t>
      </w:r>
      <w:r w:rsidRPr="004B143D">
        <w:rPr>
          <w:rFonts w:ascii="Times New Roman" w:eastAsia="Times New Roman" w:hAnsi="Times New Roman" w:cs="Times New Roman"/>
          <w:sz w:val="24"/>
          <w:highlight w:val="white"/>
        </w:rPr>
        <w:t>Yerkes-Dodson law (retrieved from http://</w:t>
      </w:r>
      <w:proofErr w:type="spellStart"/>
      <w:r w:rsidRPr="004B143D">
        <w:rPr>
          <w:rFonts w:ascii="Times New Roman" w:eastAsia="Times New Roman" w:hAnsi="Times New Roman" w:cs="Times New Roman"/>
          <w:sz w:val="24"/>
          <w:highlight w:val="white"/>
        </w:rPr>
        <w:t>en.wikipedia.org/wiki/File</w:t>
      </w:r>
      <w:proofErr w:type="gramStart"/>
      <w:r w:rsidRPr="004B143D">
        <w:rPr>
          <w:rFonts w:ascii="Times New Roman" w:eastAsia="Times New Roman" w:hAnsi="Times New Roman" w:cs="Times New Roman"/>
          <w:sz w:val="24"/>
          <w:highlight w:val="white"/>
        </w:rPr>
        <w:t>:HebbianYerkesDodson.JPG</w:t>
      </w:r>
      <w:proofErr w:type="spellEnd"/>
      <w:proofErr w:type="gramEnd"/>
      <w:r w:rsidRPr="004B143D">
        <w:rPr>
          <w:rFonts w:ascii="Times New Roman" w:eastAsia="Times New Roman" w:hAnsi="Times New Roman" w:cs="Times New Roman"/>
          <w:sz w:val="24"/>
          <w:highlight w:val="white"/>
        </w:rPr>
        <w:t>)</w:t>
      </w:r>
    </w:p>
    <w:p w:rsidR="00BB3C97" w:rsidRPr="004B143D" w:rsidRDefault="003F373E" w:rsidP="00F31F4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Figure 14: </w:t>
      </w:r>
      <w:r w:rsidRPr="004B143D">
        <w:rPr>
          <w:rFonts w:ascii="Times New Roman" w:eastAsia="Times New Roman" w:hAnsi="Times New Roman" w:cs="Times New Roman"/>
          <w:sz w:val="24"/>
          <w:highlight w:val="white"/>
        </w:rPr>
        <w:t>Table of percent correct by participant and task type</w:t>
      </w:r>
    </w:p>
    <w:p w:rsidR="00BB3C97" w:rsidRPr="004B143D" w:rsidRDefault="00BB3C97">
      <w:pPr>
        <w:pStyle w:val="Normal1"/>
        <w:spacing w:before="100" w:after="220" w:line="480" w:lineRule="auto"/>
        <w:jc w:val="center"/>
        <w:rPr>
          <w:rFonts w:ascii="Times New Roman" w:hAnsi="Times New Roman"/>
          <w:sz w:val="24"/>
        </w:rPr>
      </w:pPr>
    </w:p>
    <w:p w:rsidR="00512B80" w:rsidRDefault="003F373E" w:rsidP="00F31F4D">
      <w:pPr>
        <w:pStyle w:val="Normal1"/>
        <w:spacing w:line="480" w:lineRule="auto"/>
        <w:jc w:val="center"/>
        <w:rPr>
          <w:rFonts w:ascii="Times New Roman" w:hAnsi="Times New Roman"/>
          <w:sz w:val="24"/>
        </w:rPr>
      </w:pPr>
      <w:commentRangeStart w:id="2048"/>
      <w:r w:rsidRPr="004B143D">
        <w:rPr>
          <w:rFonts w:ascii="Times New Roman" w:eastAsia="Times New Roman" w:hAnsi="Times New Roman" w:cs="Times New Roman"/>
          <w:b/>
          <w:sz w:val="24"/>
          <w:highlight w:val="white"/>
        </w:rPr>
        <w:t>Figure 1</w:t>
      </w:r>
    </w:p>
    <w:p w:rsidR="00BB3C97" w:rsidRPr="004B143D" w:rsidRDefault="00F31F4D" w:rsidP="00F31F4D">
      <w:pPr>
        <w:pStyle w:val="Normal1"/>
        <w:spacing w:before="100" w:after="220" w:line="480" w:lineRule="auto"/>
        <w:jc w:val="center"/>
        <w:rPr>
          <w:rFonts w:ascii="Times New Roman" w:hAnsi="Times New Roman"/>
          <w:sz w:val="24"/>
        </w:rPr>
      </w:pPr>
      <w:r>
        <w:rPr>
          <w:rFonts w:ascii="Times New Roman" w:eastAsia="Times New Roman" w:hAnsi="Times New Roman" w:cs="Times New Roman"/>
          <w:noProof/>
          <w:sz w:val="24"/>
        </w:rPr>
        <w:drawing>
          <wp:anchor distT="114300" distB="114300" distL="114300" distR="114300" simplePos="0" relativeHeight="251658240" behindDoc="0" locked="0" layoutInCell="0" allowOverlap="0">
            <wp:simplePos x="0" y="0"/>
            <wp:positionH relativeFrom="margin">
              <wp:posOffset>457200</wp:posOffset>
            </wp:positionH>
            <wp:positionV relativeFrom="paragraph">
              <wp:posOffset>728980</wp:posOffset>
            </wp:positionV>
            <wp:extent cx="5419725" cy="3838575"/>
            <wp:effectExtent l="25400" t="0" r="0" b="0"/>
            <wp:wrapSquare wrapText="bothSides" distT="114300" distB="114300" distL="114300" distR="114300"/>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5419725" cy="3838575"/>
                    </a:xfrm>
                    <a:prstGeom prst="rect">
                      <a:avLst/>
                    </a:prstGeom>
                    <a:ln/>
                  </pic:spPr>
                </pic:pic>
              </a:graphicData>
            </a:graphic>
          </wp:anchor>
        </w:drawing>
      </w:r>
      <w:r w:rsidR="003F373E" w:rsidRPr="004B143D">
        <w:rPr>
          <w:rFonts w:ascii="Times New Roman" w:eastAsia="Times New Roman" w:hAnsi="Times New Roman" w:cs="Times New Roman"/>
          <w:sz w:val="24"/>
          <w:highlight w:val="white"/>
        </w:rPr>
        <w:t>Flow Channel diagram</w:t>
      </w: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3F373E">
      <w:pPr>
        <w:pStyle w:val="Normal1"/>
        <w:spacing w:before="100" w:after="220" w:line="480" w:lineRule="auto"/>
        <w:ind w:left="720"/>
        <w:jc w:val="center"/>
        <w:rPr>
          <w:rFonts w:ascii="Times New Roman" w:hAnsi="Times New Roman"/>
          <w:sz w:val="24"/>
        </w:rPr>
      </w:pPr>
      <w:r w:rsidRPr="004B143D">
        <w:rPr>
          <w:rFonts w:ascii="Times New Roman" w:eastAsia="Times New Roman" w:hAnsi="Times New Roman" w:cs="Times New Roman"/>
          <w:b/>
          <w:sz w:val="24"/>
          <w:highlight w:val="white"/>
        </w:rPr>
        <w:t xml:space="preserve">Figure </w:t>
      </w:r>
      <w:commentRangeEnd w:id="2048"/>
      <w:r w:rsidR="00FD6AD4">
        <w:rPr>
          <w:rStyle w:val="CommentReference"/>
        </w:rPr>
        <w:commentReference w:id="2048"/>
      </w:r>
      <w:r w:rsidRPr="004B143D">
        <w:rPr>
          <w:rFonts w:ascii="Times New Roman" w:eastAsia="Times New Roman" w:hAnsi="Times New Roman" w:cs="Times New Roman"/>
          <w:b/>
          <w:sz w:val="24"/>
          <w:highlight w:val="white"/>
        </w:rPr>
        <w:t>2</w:t>
      </w:r>
    </w:p>
    <w:p w:rsidR="00512B80" w:rsidRDefault="00512B80" w:rsidP="004B143D">
      <w:pPr>
        <w:pStyle w:val="Normal1"/>
        <w:jc w:val="center"/>
        <w:rPr>
          <w:rFonts w:ascii="Times New Roman" w:eastAsia="Times New Roman" w:hAnsi="Times New Roman" w:cs="Times New Roman"/>
          <w:sz w:val="24"/>
          <w:highlight w:val="white"/>
        </w:rPr>
      </w:pPr>
    </w:p>
    <w:p w:rsidR="00512B80" w:rsidRDefault="00512B80" w:rsidP="004B143D">
      <w:pPr>
        <w:pStyle w:val="Normal1"/>
        <w:jc w:val="center"/>
        <w:rPr>
          <w:rFonts w:ascii="Times New Roman" w:eastAsia="Times New Roman" w:hAnsi="Times New Roman" w:cs="Times New Roman"/>
          <w:sz w:val="24"/>
          <w:highlight w:val="white"/>
        </w:rPr>
      </w:pPr>
    </w:p>
    <w:p w:rsidR="00512B80" w:rsidRDefault="00512B80" w:rsidP="004B143D">
      <w:pPr>
        <w:pStyle w:val="Normal1"/>
        <w:jc w:val="center"/>
        <w:rPr>
          <w:rFonts w:ascii="Times New Roman" w:eastAsia="Times New Roman" w:hAnsi="Times New Roman" w:cs="Times New Roman"/>
          <w:sz w:val="24"/>
          <w:highlight w:val="white"/>
        </w:rPr>
      </w:pPr>
    </w:p>
    <w:p w:rsidR="00512B80" w:rsidRDefault="00512B80" w:rsidP="004B143D">
      <w:pPr>
        <w:pStyle w:val="Normal1"/>
        <w:jc w:val="center"/>
        <w:rPr>
          <w:rFonts w:ascii="Times New Roman" w:eastAsia="Times New Roman" w:hAnsi="Times New Roman" w:cs="Times New Roman"/>
          <w:sz w:val="24"/>
          <w:highlight w:val="white"/>
        </w:rPr>
      </w:pPr>
    </w:p>
    <w:p w:rsidR="00512B80" w:rsidRDefault="00512B80" w:rsidP="004B143D">
      <w:pPr>
        <w:pStyle w:val="Normal1"/>
        <w:jc w:val="center"/>
        <w:rPr>
          <w:rFonts w:ascii="Times New Roman" w:eastAsia="Times New Roman" w:hAnsi="Times New Roman" w:cs="Times New Roman"/>
          <w:sz w:val="24"/>
          <w:highlight w:val="white"/>
        </w:rPr>
      </w:pPr>
    </w:p>
    <w:p w:rsidR="00512B80" w:rsidRDefault="00512B80" w:rsidP="004B143D">
      <w:pPr>
        <w:pStyle w:val="Normal1"/>
        <w:jc w:val="center"/>
        <w:rPr>
          <w:rFonts w:ascii="Times New Roman" w:eastAsia="Times New Roman" w:hAnsi="Times New Roman" w:cs="Times New Roman"/>
          <w:sz w:val="24"/>
          <w:highlight w:val="white"/>
        </w:rPr>
      </w:pPr>
    </w:p>
    <w:p w:rsidR="00512B80" w:rsidRDefault="00512B80" w:rsidP="004B143D">
      <w:pPr>
        <w:pStyle w:val="Normal1"/>
        <w:jc w:val="center"/>
        <w:rPr>
          <w:rFonts w:ascii="Times New Roman" w:eastAsia="Times New Roman" w:hAnsi="Times New Roman" w:cs="Times New Roman"/>
          <w:sz w:val="24"/>
          <w:highlight w:val="white"/>
        </w:rPr>
      </w:pPr>
    </w:p>
    <w:p w:rsidR="00512B80" w:rsidRDefault="00512B80" w:rsidP="004B143D">
      <w:pPr>
        <w:pStyle w:val="Normal1"/>
        <w:jc w:val="center"/>
        <w:rPr>
          <w:rFonts w:ascii="Times New Roman" w:eastAsia="Times New Roman" w:hAnsi="Times New Roman" w:cs="Times New Roman"/>
          <w:sz w:val="24"/>
          <w:highlight w:val="white"/>
        </w:rPr>
      </w:pPr>
    </w:p>
    <w:p w:rsidR="00512B80" w:rsidRDefault="00512B80" w:rsidP="004B143D">
      <w:pPr>
        <w:pStyle w:val="Normal1"/>
        <w:jc w:val="center"/>
        <w:rPr>
          <w:rFonts w:ascii="Times New Roman" w:eastAsia="Times New Roman" w:hAnsi="Times New Roman" w:cs="Times New Roman"/>
          <w:sz w:val="24"/>
          <w:highlight w:val="white"/>
        </w:rPr>
      </w:pPr>
    </w:p>
    <w:p w:rsidR="00512B80" w:rsidRDefault="00512B80">
      <w:pPr>
        <w:rPr>
          <w:rFonts w:ascii="Times New Roman" w:eastAsia="Times New Roman" w:hAnsi="Times New Roman" w:cs="Times New Roman"/>
          <w:sz w:val="24"/>
          <w:highlight w:val="white"/>
        </w:rPr>
      </w:pPr>
      <w:r>
        <w:rPr>
          <w:rFonts w:ascii="Times New Roman" w:eastAsia="Times New Roman" w:hAnsi="Times New Roman" w:cs="Times New Roman"/>
          <w:sz w:val="24"/>
          <w:highlight w:val="white"/>
        </w:rPr>
        <w:br w:type="page"/>
      </w:r>
    </w:p>
    <w:p w:rsidR="00512B80" w:rsidRPr="00512B80" w:rsidRDefault="00512B80" w:rsidP="00512B80">
      <w:pPr>
        <w:pStyle w:val="Normal1"/>
        <w:spacing w:line="480" w:lineRule="auto"/>
        <w:jc w:val="center"/>
        <w:rPr>
          <w:rFonts w:ascii="Times New Roman" w:eastAsia="Times New Roman" w:hAnsi="Times New Roman" w:cs="Times New Roman"/>
          <w:b/>
          <w:sz w:val="24"/>
          <w:highlight w:val="white"/>
        </w:rPr>
      </w:pPr>
      <w:r w:rsidRPr="00512B80">
        <w:rPr>
          <w:rFonts w:ascii="Times New Roman" w:eastAsia="Times New Roman" w:hAnsi="Times New Roman" w:cs="Times New Roman"/>
          <w:b/>
          <w:sz w:val="24"/>
          <w:highlight w:val="white"/>
        </w:rPr>
        <w:t>Figure 2</w:t>
      </w:r>
    </w:p>
    <w:p w:rsidR="00BB3C97" w:rsidRPr="004B143D" w:rsidRDefault="003F373E" w:rsidP="00512B80">
      <w:pPr>
        <w:pStyle w:val="Normal1"/>
        <w:spacing w:line="480" w:lineRule="auto"/>
        <w:jc w:val="center"/>
        <w:rPr>
          <w:rFonts w:ascii="Times New Roman" w:hAnsi="Times New Roman"/>
          <w:sz w:val="24"/>
        </w:rPr>
      </w:pPr>
      <w:r w:rsidRPr="004B143D">
        <w:rPr>
          <w:rFonts w:ascii="Times New Roman" w:eastAsia="Times New Roman" w:hAnsi="Times New Roman" w:cs="Times New Roman"/>
          <w:sz w:val="24"/>
          <w:highlight w:val="white"/>
        </w:rPr>
        <w:t>An approximation of the flow channel (from above, orange = high values, green = low values)</w:t>
      </w:r>
      <w:r w:rsidR="007F6AF5" w:rsidRPr="007F6AF5">
        <w:rPr>
          <w:rFonts w:ascii="Times New Roman" w:eastAsia="Times New Roman" w:hAnsi="Times New Roman" w:cs="Times New Roman"/>
          <w:sz w:val="24"/>
        </w:rPr>
        <w:t xml:space="preserve"> </w:t>
      </w:r>
      <w:r w:rsidR="007F6AF5" w:rsidRPr="007F6AF5">
        <w:rPr>
          <w:rFonts w:ascii="Times New Roman" w:eastAsia="Times New Roman" w:hAnsi="Times New Roman" w:cs="Times New Roman"/>
          <w:noProof/>
          <w:sz w:val="24"/>
        </w:rPr>
        <w:drawing>
          <wp:inline distT="0" distB="0" distL="0" distR="0">
            <wp:extent cx="5778500" cy="5930900"/>
            <wp:effectExtent l="25400" t="0" r="0" b="0"/>
            <wp:docPr id="27" name="Picture 1" descr=":::Desktop:Screen Shot 2014-10-24 at 4.44.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4-10-24 at 4.44.39 PM.png"/>
                    <pic:cNvPicPr>
                      <a:picLocks noChangeAspect="1" noChangeArrowheads="1"/>
                    </pic:cNvPicPr>
                  </pic:nvPicPr>
                  <pic:blipFill>
                    <a:blip r:embed="rId16"/>
                    <a:srcRect/>
                    <a:stretch>
                      <a:fillRect/>
                    </a:stretch>
                  </pic:blipFill>
                  <pic:spPr bwMode="auto">
                    <a:xfrm>
                      <a:off x="0" y="0"/>
                      <a:ext cx="5778500" cy="5930900"/>
                    </a:xfrm>
                    <a:prstGeom prst="rect">
                      <a:avLst/>
                    </a:prstGeom>
                    <a:noFill/>
                    <a:ln w="9525">
                      <a:noFill/>
                      <a:miter lim="800000"/>
                      <a:headEnd/>
                      <a:tailEnd/>
                    </a:ln>
                  </pic:spPr>
                </pic:pic>
              </a:graphicData>
            </a:graphic>
          </wp:inline>
        </w:drawing>
      </w:r>
      <w:r w:rsidRPr="004B143D">
        <w:rPr>
          <w:rFonts w:ascii="Times New Roman" w:hAnsi="Times New Roman"/>
          <w:sz w:val="24"/>
        </w:rPr>
        <w:br w:type="page"/>
      </w:r>
      <w:r w:rsidRPr="004B143D">
        <w:rPr>
          <w:rFonts w:ascii="Times New Roman" w:eastAsia="Times New Roman" w:hAnsi="Times New Roman" w:cs="Times New Roman"/>
          <w:b/>
          <w:sz w:val="24"/>
          <w:highlight w:val="white"/>
        </w:rPr>
        <w:t>Figure 3</w:t>
      </w:r>
    </w:p>
    <w:p w:rsidR="00BB3C97" w:rsidRPr="004B143D" w:rsidRDefault="003F373E" w:rsidP="007F6AF5">
      <w:pPr>
        <w:pStyle w:val="Normal1"/>
        <w:spacing w:before="100" w:after="220" w:line="480" w:lineRule="auto"/>
        <w:jc w:val="center"/>
        <w:rPr>
          <w:rFonts w:ascii="Times New Roman" w:hAnsi="Times New Roman"/>
          <w:sz w:val="24"/>
        </w:rPr>
      </w:pPr>
      <w:r w:rsidRPr="004B143D">
        <w:rPr>
          <w:rFonts w:ascii="Times New Roman" w:eastAsia="Times New Roman" w:hAnsi="Times New Roman" w:cs="Times New Roman"/>
          <w:sz w:val="24"/>
          <w:highlight w:val="white"/>
        </w:rPr>
        <w:t>An approximation of the flow channel (from a 45 degree view)</w:t>
      </w:r>
      <w:r w:rsidR="007F6AF5" w:rsidRPr="007F6AF5">
        <w:rPr>
          <w:rFonts w:ascii="Times New Roman" w:hAnsi="Times New Roman"/>
          <w:noProof/>
          <w:sz w:val="24"/>
        </w:rPr>
        <w:t xml:space="preserve"> </w:t>
      </w:r>
      <w:r w:rsidR="007F6AF5" w:rsidRPr="007F6AF5">
        <w:rPr>
          <w:rFonts w:ascii="Times New Roman" w:eastAsia="Times New Roman" w:hAnsi="Times New Roman" w:cs="Times New Roman"/>
          <w:noProof/>
          <w:sz w:val="24"/>
        </w:rPr>
        <w:drawing>
          <wp:inline distT="114300" distB="114300" distL="114300" distR="114300">
            <wp:extent cx="5629275" cy="5819775"/>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29275" cy="5819775"/>
                    </a:xfrm>
                    <a:prstGeom prst="rect">
                      <a:avLst/>
                    </a:prstGeom>
                    <a:ln/>
                  </pic:spPr>
                </pic:pic>
              </a:graphicData>
            </a:graphic>
          </wp:inline>
        </w:drawing>
      </w:r>
    </w:p>
    <w:p w:rsidR="00BB3C97" w:rsidRPr="004B143D" w:rsidRDefault="003F373E" w:rsidP="007F6AF5">
      <w:pPr>
        <w:pStyle w:val="Normal1"/>
        <w:spacing w:line="480" w:lineRule="auto"/>
        <w:jc w:val="center"/>
        <w:rPr>
          <w:rFonts w:ascii="Times New Roman" w:hAnsi="Times New Roman"/>
          <w:sz w:val="24"/>
        </w:rPr>
      </w:pPr>
      <w:r w:rsidRPr="004B143D">
        <w:rPr>
          <w:rFonts w:ascii="Times New Roman" w:hAnsi="Times New Roman"/>
          <w:sz w:val="24"/>
        </w:rPr>
        <w:br w:type="page"/>
      </w:r>
      <w:r w:rsidRPr="004B143D">
        <w:rPr>
          <w:rFonts w:ascii="Times New Roman" w:eastAsia="Times New Roman" w:hAnsi="Times New Roman" w:cs="Times New Roman"/>
          <w:b/>
          <w:sz w:val="24"/>
          <w:highlight w:val="white"/>
        </w:rPr>
        <w:t>Figure 4</w:t>
      </w:r>
    </w:p>
    <w:p w:rsidR="00BB3C97" w:rsidRPr="004B143D" w:rsidRDefault="003F373E" w:rsidP="007F6AF5">
      <w:pPr>
        <w:pStyle w:val="Normal1"/>
        <w:spacing w:before="100" w:after="220" w:line="480" w:lineRule="auto"/>
        <w:ind w:left="720"/>
        <w:rPr>
          <w:rFonts w:ascii="Times New Roman" w:hAnsi="Times New Roman"/>
          <w:sz w:val="24"/>
        </w:rPr>
      </w:pPr>
      <w:r w:rsidRPr="004B143D">
        <w:rPr>
          <w:rFonts w:ascii="Times New Roman" w:eastAsia="Times New Roman" w:hAnsi="Times New Roman" w:cs="Times New Roman"/>
          <w:sz w:val="24"/>
          <w:highlight w:val="white"/>
        </w:rPr>
        <w:t>An approximation of the flow channel (view from the origin into the first quadrant)</w:t>
      </w:r>
      <w:r w:rsidR="007F6AF5" w:rsidRPr="007F6AF5">
        <w:rPr>
          <w:rFonts w:ascii="Times New Roman" w:hAnsi="Times New Roman"/>
          <w:noProof/>
          <w:sz w:val="24"/>
        </w:rPr>
        <w:t xml:space="preserve"> </w:t>
      </w:r>
      <w:r w:rsidR="007F6AF5" w:rsidRPr="007F6AF5">
        <w:rPr>
          <w:rFonts w:ascii="Times New Roman" w:eastAsia="Times New Roman" w:hAnsi="Times New Roman" w:cs="Times New Roman"/>
          <w:noProof/>
          <w:sz w:val="24"/>
        </w:rPr>
        <w:drawing>
          <wp:inline distT="114300" distB="114300" distL="114300" distR="114300">
            <wp:extent cx="5629275" cy="5819775"/>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629275" cy="5819775"/>
                    </a:xfrm>
                    <a:prstGeom prst="rect">
                      <a:avLst/>
                    </a:prstGeom>
                    <a:ln/>
                  </pic:spPr>
                </pic:pic>
              </a:graphicData>
            </a:graphic>
          </wp:inline>
        </w:drawing>
      </w:r>
    </w:p>
    <w:p w:rsidR="00BB3C97" w:rsidRPr="004B143D" w:rsidRDefault="00BB3C97">
      <w:pPr>
        <w:pStyle w:val="Normal1"/>
        <w:spacing w:before="100" w:after="220" w:line="480" w:lineRule="auto"/>
        <w:ind w:left="720"/>
        <w:rPr>
          <w:rFonts w:ascii="Times New Roman" w:hAnsi="Times New Roman"/>
          <w:sz w:val="24"/>
        </w:rPr>
      </w:pPr>
    </w:p>
    <w:p w:rsidR="004B143D" w:rsidRDefault="004B143D">
      <w:pPr>
        <w:rPr>
          <w:rFonts w:ascii="Times New Roman" w:eastAsia="Times New Roman" w:hAnsi="Times New Roman" w:cs="Times New Roman"/>
          <w:b/>
          <w:sz w:val="24"/>
          <w:highlight w:val="white"/>
        </w:rPr>
      </w:pPr>
      <w:r>
        <w:rPr>
          <w:rFonts w:ascii="Times New Roman" w:eastAsia="Times New Roman" w:hAnsi="Times New Roman" w:cs="Times New Roman"/>
          <w:b/>
          <w:sz w:val="24"/>
          <w:highlight w:val="white"/>
        </w:rPr>
        <w:br w:type="page"/>
      </w:r>
    </w:p>
    <w:p w:rsidR="007F6AF5" w:rsidRDefault="003F373E" w:rsidP="007F6AF5">
      <w:pPr>
        <w:pStyle w:val="Normal1"/>
        <w:spacing w:before="100" w:after="220" w:line="480" w:lineRule="auto"/>
        <w:jc w:val="center"/>
        <w:rPr>
          <w:rFonts w:ascii="Times New Roman" w:hAnsi="Times New Roman"/>
          <w:sz w:val="24"/>
        </w:rPr>
      </w:pPr>
      <w:r w:rsidRPr="004B143D">
        <w:rPr>
          <w:rFonts w:ascii="Times New Roman" w:eastAsia="Times New Roman" w:hAnsi="Times New Roman" w:cs="Times New Roman"/>
          <w:b/>
          <w:sz w:val="24"/>
          <w:highlight w:val="white"/>
        </w:rPr>
        <w:t>Figure 5</w:t>
      </w:r>
    </w:p>
    <w:p w:rsidR="00BB3C97" w:rsidRPr="004B143D" w:rsidRDefault="003F373E" w:rsidP="007F6AF5">
      <w:pPr>
        <w:pStyle w:val="Normal1"/>
        <w:spacing w:before="100" w:after="220" w:line="480" w:lineRule="auto"/>
        <w:jc w:val="center"/>
        <w:rPr>
          <w:rFonts w:ascii="Times New Roman" w:hAnsi="Times New Roman"/>
          <w:sz w:val="24"/>
        </w:rPr>
      </w:pPr>
      <w:r w:rsidRPr="004B143D">
        <w:rPr>
          <w:rFonts w:ascii="Times New Roman" w:eastAsia="Times New Roman" w:hAnsi="Times New Roman" w:cs="Times New Roman"/>
          <w:sz w:val="24"/>
          <w:highlight w:val="white"/>
        </w:rPr>
        <w:t xml:space="preserve">A slice of the flow channel at </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 xml:space="preserve"> = 3</w:t>
      </w:r>
      <w:r w:rsidR="007F6AF5" w:rsidRPr="007F6AF5">
        <w:rPr>
          <w:rFonts w:ascii="Times New Roman" w:eastAsia="Times New Roman" w:hAnsi="Times New Roman" w:cs="Times New Roman"/>
          <w:noProof/>
          <w:sz w:val="24"/>
        </w:rPr>
        <w:drawing>
          <wp:inline distT="114300" distB="114300" distL="114300" distR="114300">
            <wp:extent cx="5629275" cy="3267075"/>
            <wp:effectExtent l="0" t="0" r="0" b="0"/>
            <wp:docPr id="30"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9"/>
                    <a:srcRect/>
                    <a:stretch>
                      <a:fillRect/>
                    </a:stretch>
                  </pic:blipFill>
                  <pic:spPr>
                    <a:xfrm>
                      <a:off x="0" y="0"/>
                      <a:ext cx="5629275" cy="3267075"/>
                    </a:xfrm>
                    <a:prstGeom prst="rect">
                      <a:avLst/>
                    </a:prstGeom>
                    <a:ln/>
                  </pic:spPr>
                </pic:pic>
              </a:graphicData>
            </a:graphic>
          </wp:inline>
        </w:drawing>
      </w:r>
    </w:p>
    <w:p w:rsidR="00BB3C97" w:rsidRPr="004B143D" w:rsidRDefault="003F373E" w:rsidP="007F6AF5">
      <w:pPr>
        <w:pStyle w:val="Normal1"/>
        <w:spacing w:line="480" w:lineRule="auto"/>
        <w:jc w:val="center"/>
        <w:rPr>
          <w:rFonts w:ascii="Times New Roman" w:hAnsi="Times New Roman"/>
          <w:sz w:val="24"/>
        </w:rPr>
      </w:pPr>
      <w:r w:rsidRPr="004B143D">
        <w:rPr>
          <w:rFonts w:ascii="Times New Roman" w:hAnsi="Times New Roman"/>
          <w:sz w:val="24"/>
        </w:rPr>
        <w:br w:type="page"/>
      </w:r>
      <w:r w:rsidRPr="004B143D">
        <w:rPr>
          <w:rFonts w:ascii="Times New Roman" w:eastAsia="Times New Roman" w:hAnsi="Times New Roman" w:cs="Times New Roman"/>
          <w:b/>
          <w:sz w:val="24"/>
          <w:highlight w:val="white"/>
        </w:rPr>
        <w:t>Figure 6</w:t>
      </w:r>
    </w:p>
    <w:p w:rsidR="007F6AF5" w:rsidRDefault="007F6AF5" w:rsidP="007F6AF5">
      <w:pPr>
        <w:pStyle w:val="Normal1"/>
        <w:spacing w:line="480" w:lineRule="auto"/>
        <w:jc w:val="center"/>
        <w:rPr>
          <w:rFonts w:ascii="Times New Roman" w:hAnsi="Times New Roman"/>
          <w:sz w:val="24"/>
        </w:rPr>
      </w:pPr>
      <w:r>
        <w:rPr>
          <w:rFonts w:ascii="Times New Roman" w:eastAsia="Times New Roman" w:hAnsi="Times New Roman" w:cs="Times New Roman"/>
          <w:noProof/>
          <w:sz w:val="24"/>
        </w:rPr>
        <w:drawing>
          <wp:anchor distT="114300" distB="114300" distL="114300" distR="114300" simplePos="0" relativeHeight="251660288" behindDoc="0" locked="0" layoutInCell="0" allowOverlap="0">
            <wp:simplePos x="0" y="0"/>
            <wp:positionH relativeFrom="margin">
              <wp:posOffset>0</wp:posOffset>
            </wp:positionH>
            <wp:positionV relativeFrom="paragraph">
              <wp:posOffset>802005</wp:posOffset>
            </wp:positionV>
            <wp:extent cx="5626100" cy="3225800"/>
            <wp:effectExtent l="25400" t="0" r="0" b="0"/>
            <wp:wrapSquare wrapText="bothSides" distT="114300" distB="114300" distL="114300" distR="11430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0"/>
                    <a:srcRect/>
                    <a:stretch>
                      <a:fillRect/>
                    </a:stretch>
                  </pic:blipFill>
                  <pic:spPr>
                    <a:xfrm>
                      <a:off x="0" y="0"/>
                      <a:ext cx="5626100" cy="3225800"/>
                    </a:xfrm>
                    <a:prstGeom prst="rect">
                      <a:avLst/>
                    </a:prstGeom>
                    <a:ln/>
                  </pic:spPr>
                </pic:pic>
              </a:graphicData>
            </a:graphic>
          </wp:anchor>
        </w:drawing>
      </w:r>
      <w:r w:rsidR="003F373E" w:rsidRPr="004B143D">
        <w:rPr>
          <w:rFonts w:ascii="Times New Roman" w:eastAsia="Times New Roman" w:hAnsi="Times New Roman" w:cs="Times New Roman"/>
          <w:sz w:val="24"/>
          <w:highlight w:val="white"/>
        </w:rPr>
        <w:t xml:space="preserve">A slice of the flow channel at </w:t>
      </w:r>
      <w:r w:rsidR="003F373E" w:rsidRPr="004B143D">
        <w:rPr>
          <w:rFonts w:ascii="Times New Roman" w:eastAsia="Times New Roman" w:hAnsi="Times New Roman" w:cs="Times New Roman"/>
          <w:i/>
          <w:sz w:val="24"/>
          <w:highlight w:val="white"/>
        </w:rPr>
        <w:t>y</w:t>
      </w:r>
      <w:r w:rsidR="003F373E" w:rsidRPr="004B143D">
        <w:rPr>
          <w:rFonts w:ascii="Times New Roman" w:eastAsia="Times New Roman" w:hAnsi="Times New Roman" w:cs="Times New Roman"/>
          <w:sz w:val="24"/>
          <w:highlight w:val="white"/>
        </w:rPr>
        <w:t xml:space="preserve"> = 5</w:t>
      </w:r>
      <w:r w:rsidR="003F373E" w:rsidRPr="004B143D">
        <w:rPr>
          <w:rFonts w:ascii="Times New Roman" w:hAnsi="Times New Roman"/>
          <w:sz w:val="24"/>
        </w:rPr>
        <w:br w:type="page"/>
      </w:r>
      <w:r w:rsidR="003F373E" w:rsidRPr="004B143D">
        <w:rPr>
          <w:rFonts w:ascii="Times New Roman" w:eastAsia="Times New Roman" w:hAnsi="Times New Roman" w:cs="Times New Roman"/>
          <w:b/>
          <w:sz w:val="24"/>
          <w:highlight w:val="white"/>
        </w:rPr>
        <w:t>Figure 7</w:t>
      </w:r>
    </w:p>
    <w:p w:rsidR="00BB3C97" w:rsidRPr="004B143D" w:rsidRDefault="003F373E" w:rsidP="007F6AF5">
      <w:pPr>
        <w:pStyle w:val="Normal1"/>
        <w:spacing w:line="480" w:lineRule="auto"/>
        <w:jc w:val="center"/>
        <w:rPr>
          <w:rFonts w:ascii="Times New Roman" w:hAnsi="Times New Roman"/>
          <w:sz w:val="24"/>
        </w:rPr>
      </w:pPr>
      <w:r w:rsidRPr="004B143D">
        <w:rPr>
          <w:rFonts w:ascii="Times New Roman" w:eastAsia="Times New Roman" w:hAnsi="Times New Roman" w:cs="Times New Roman"/>
          <w:sz w:val="24"/>
          <w:highlight w:val="white"/>
        </w:rPr>
        <w:t xml:space="preserve">Logistic function with ceiling effect for difficulty </w:t>
      </w:r>
      <w:proofErr w:type="gramStart"/>
      <w:r w:rsidRPr="004B143D">
        <w:rPr>
          <w:rFonts w:ascii="Times New Roman" w:eastAsia="Times New Roman" w:hAnsi="Times New Roman" w:cs="Times New Roman"/>
          <w:sz w:val="24"/>
          <w:highlight w:val="white"/>
        </w:rPr>
        <w:t>values  in</w:t>
      </w:r>
      <w:proofErr w:type="gramEnd"/>
      <w:r w:rsidRPr="004B143D">
        <w:rPr>
          <w:rFonts w:ascii="Times New Roman" w:eastAsia="Times New Roman" w:hAnsi="Times New Roman" w:cs="Times New Roman"/>
          <w:sz w:val="24"/>
          <w:highlight w:val="white"/>
        </w:rPr>
        <w:t xml:space="preserve"> [0, 1] and fl</w:t>
      </w:r>
      <w:r w:rsidR="007F6AF5">
        <w:rPr>
          <w:rFonts w:ascii="Times New Roman" w:eastAsia="Times New Roman" w:hAnsi="Times New Roman" w:cs="Times New Roman"/>
          <w:sz w:val="24"/>
          <w:highlight w:val="white"/>
        </w:rPr>
        <w:t xml:space="preserve">oor effect for values in </w:t>
      </w:r>
      <w:r w:rsidRPr="004B143D">
        <w:rPr>
          <w:rFonts w:ascii="Times New Roman" w:eastAsia="Times New Roman" w:hAnsi="Times New Roman" w:cs="Times New Roman"/>
          <w:sz w:val="24"/>
          <w:highlight w:val="white"/>
        </w:rPr>
        <w:t xml:space="preserve">[2, </w:t>
      </w:r>
      <w:r w:rsidRPr="004B143D">
        <w:rPr>
          <w:rFonts w:ascii="Times New Roman" w:hAnsi="Times New Roman"/>
          <w:noProof/>
          <w:sz w:val="24"/>
        </w:rPr>
        <w:drawing>
          <wp:inline distT="114300" distB="114300" distL="114300" distR="114300">
            <wp:extent cx="171450" cy="95250"/>
            <wp:effectExtent l="0" t="0" r="0" b="0"/>
            <wp:docPr id="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4"/>
                    <a:srcRect/>
                    <a:stretch>
                      <a:fillRect/>
                    </a:stretch>
                  </pic:blipFill>
                  <pic:spPr>
                    <a:xfrm>
                      <a:off x="0" y="0"/>
                      <a:ext cx="171450" cy="95250"/>
                    </a:xfrm>
                    <a:prstGeom prst="rect">
                      <a:avLst/>
                    </a:prstGeom>
                    <a:ln/>
                  </pic:spPr>
                </pic:pic>
              </a:graphicData>
            </a:graphic>
          </wp:inline>
        </w:drawing>
      </w:r>
      <w:r w:rsidRPr="004B143D">
        <w:rPr>
          <w:rFonts w:ascii="Times New Roman" w:eastAsia="Times New Roman" w:hAnsi="Times New Roman" w:cs="Times New Roman"/>
          <w:sz w:val="24"/>
          <w:highlight w:val="white"/>
        </w:rPr>
        <w:t>)</w:t>
      </w:r>
    </w:p>
    <w:p w:rsidR="00BB3C97" w:rsidRPr="004B143D" w:rsidRDefault="007F6AF5">
      <w:pPr>
        <w:pStyle w:val="Normal1"/>
        <w:spacing w:before="100" w:after="220" w:line="480" w:lineRule="auto"/>
        <w:ind w:left="720"/>
        <w:rPr>
          <w:rFonts w:ascii="Times New Roman" w:hAnsi="Times New Roman"/>
          <w:sz w:val="24"/>
        </w:rPr>
      </w:pPr>
      <w:r w:rsidRPr="007F6AF5">
        <w:rPr>
          <w:rFonts w:ascii="Times New Roman" w:hAnsi="Times New Roman"/>
          <w:noProof/>
          <w:sz w:val="24"/>
        </w:rPr>
        <w:drawing>
          <wp:inline distT="114300" distB="114300" distL="114300" distR="114300">
            <wp:extent cx="4848225" cy="4800600"/>
            <wp:effectExtent l="0" t="0" r="0" b="0"/>
            <wp:docPr id="3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rcRect/>
                    <a:stretch>
                      <a:fillRect/>
                    </a:stretch>
                  </pic:blipFill>
                  <pic:spPr>
                    <a:xfrm>
                      <a:off x="0" y="0"/>
                      <a:ext cx="4848225" cy="4800600"/>
                    </a:xfrm>
                    <a:prstGeom prst="rect">
                      <a:avLst/>
                    </a:prstGeom>
                    <a:ln/>
                  </pic:spPr>
                </pic:pic>
              </a:graphicData>
            </a:graphic>
          </wp:inline>
        </w:drawing>
      </w: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BB3C97">
      <w:pPr>
        <w:pStyle w:val="Normal1"/>
        <w:spacing w:before="100" w:after="220" w:line="480" w:lineRule="auto"/>
        <w:ind w:left="720"/>
        <w:rPr>
          <w:rFonts w:ascii="Times New Roman" w:hAnsi="Times New Roman"/>
          <w:sz w:val="24"/>
        </w:rPr>
      </w:pPr>
    </w:p>
    <w:p w:rsidR="004B143D" w:rsidRDefault="004B143D">
      <w:pPr>
        <w:rPr>
          <w:rFonts w:ascii="Times New Roman" w:eastAsia="Times New Roman" w:hAnsi="Times New Roman" w:cs="Times New Roman"/>
          <w:b/>
          <w:sz w:val="24"/>
          <w:highlight w:val="white"/>
        </w:rPr>
      </w:pPr>
      <w:r>
        <w:rPr>
          <w:rFonts w:ascii="Times New Roman" w:eastAsia="Times New Roman" w:hAnsi="Times New Roman" w:cs="Times New Roman"/>
          <w:b/>
          <w:sz w:val="24"/>
          <w:highlight w:val="white"/>
        </w:rPr>
        <w:br w:type="page"/>
      </w:r>
    </w:p>
    <w:p w:rsidR="00BB3C97" w:rsidRPr="004B143D" w:rsidRDefault="007F6AF5">
      <w:pPr>
        <w:pStyle w:val="Normal1"/>
        <w:spacing w:before="100" w:after="220" w:line="480" w:lineRule="auto"/>
        <w:ind w:left="720"/>
        <w:jc w:val="center"/>
        <w:rPr>
          <w:rFonts w:ascii="Times New Roman" w:hAnsi="Times New Roman"/>
          <w:sz w:val="24"/>
        </w:rPr>
      </w:pPr>
      <w:r>
        <w:rPr>
          <w:rFonts w:ascii="Times New Roman" w:eastAsia="Times New Roman" w:hAnsi="Times New Roman" w:cs="Times New Roman"/>
          <w:b/>
          <w:noProof/>
          <w:sz w:val="24"/>
        </w:rPr>
        <w:drawing>
          <wp:anchor distT="114300" distB="114300" distL="114300" distR="114300" simplePos="0" relativeHeight="251661312" behindDoc="0" locked="0" layoutInCell="0" allowOverlap="0">
            <wp:simplePos x="0" y="0"/>
            <wp:positionH relativeFrom="margin">
              <wp:posOffset>0</wp:posOffset>
            </wp:positionH>
            <wp:positionV relativeFrom="paragraph">
              <wp:posOffset>1259205</wp:posOffset>
            </wp:positionV>
            <wp:extent cx="5838825" cy="3111500"/>
            <wp:effectExtent l="25400" t="0" r="3175" b="0"/>
            <wp:wrapSquare wrapText="bothSides" distT="114300" distB="114300" distL="114300" distR="114300"/>
            <wp:docPr id="1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2"/>
                    <a:srcRect/>
                    <a:stretch>
                      <a:fillRect/>
                    </a:stretch>
                  </pic:blipFill>
                  <pic:spPr>
                    <a:xfrm>
                      <a:off x="0" y="0"/>
                      <a:ext cx="5838825" cy="3111500"/>
                    </a:xfrm>
                    <a:prstGeom prst="rect">
                      <a:avLst/>
                    </a:prstGeom>
                    <a:ln/>
                  </pic:spPr>
                </pic:pic>
              </a:graphicData>
            </a:graphic>
          </wp:anchor>
        </w:drawing>
      </w:r>
      <w:r w:rsidR="003F373E" w:rsidRPr="004B143D">
        <w:rPr>
          <w:rFonts w:ascii="Times New Roman" w:eastAsia="Times New Roman" w:hAnsi="Times New Roman" w:cs="Times New Roman"/>
          <w:b/>
          <w:sz w:val="24"/>
          <w:highlight w:val="white"/>
        </w:rPr>
        <w:t>Figure 8</w:t>
      </w:r>
    </w:p>
    <w:p w:rsidR="00BB3C97" w:rsidRPr="004B143D" w:rsidRDefault="003F373E" w:rsidP="004B143D">
      <w:pPr>
        <w:pStyle w:val="Normal1"/>
        <w:spacing w:before="100" w:after="220" w:line="480" w:lineRule="auto"/>
        <w:jc w:val="center"/>
        <w:rPr>
          <w:rFonts w:ascii="Times New Roman" w:hAnsi="Times New Roman"/>
          <w:sz w:val="24"/>
        </w:rPr>
      </w:pPr>
      <w:r w:rsidRPr="004B143D">
        <w:rPr>
          <w:rFonts w:ascii="Times New Roman" w:eastAsia="Times New Roman" w:hAnsi="Times New Roman" w:cs="Times New Roman"/>
          <w:sz w:val="24"/>
          <w:highlight w:val="white"/>
        </w:rPr>
        <w:t>Possible composition of flow channel slice with inverse floor-ceiling function (max at .15)</w:t>
      </w: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3F373E" w:rsidP="004B143D">
      <w:pPr>
        <w:pStyle w:val="Normal1"/>
        <w:jc w:val="center"/>
        <w:rPr>
          <w:rFonts w:ascii="Times New Roman" w:hAnsi="Times New Roman"/>
          <w:sz w:val="24"/>
        </w:rPr>
      </w:pPr>
      <w:r w:rsidRPr="004B143D">
        <w:rPr>
          <w:rFonts w:ascii="Times New Roman" w:hAnsi="Times New Roman"/>
          <w:sz w:val="24"/>
        </w:rPr>
        <w:br w:type="page"/>
      </w:r>
    </w:p>
    <w:p w:rsidR="00BB3C97" w:rsidRPr="004B143D" w:rsidRDefault="007F6AF5" w:rsidP="004B143D">
      <w:pPr>
        <w:pStyle w:val="Normal1"/>
        <w:spacing w:before="100" w:after="220" w:line="480" w:lineRule="auto"/>
        <w:ind w:left="720"/>
        <w:jc w:val="center"/>
        <w:rPr>
          <w:rFonts w:ascii="Times New Roman" w:hAnsi="Times New Roman"/>
          <w:sz w:val="24"/>
        </w:rPr>
      </w:pPr>
      <w:r>
        <w:rPr>
          <w:rFonts w:ascii="Times New Roman" w:eastAsia="Times New Roman" w:hAnsi="Times New Roman" w:cs="Times New Roman"/>
          <w:b/>
          <w:noProof/>
          <w:sz w:val="24"/>
        </w:rPr>
        <w:drawing>
          <wp:anchor distT="114300" distB="114300" distL="114300" distR="114300" simplePos="0" relativeHeight="251662336" behindDoc="0" locked="0" layoutInCell="0" allowOverlap="0">
            <wp:simplePos x="0" y="0"/>
            <wp:positionH relativeFrom="margin">
              <wp:posOffset>0</wp:posOffset>
            </wp:positionH>
            <wp:positionV relativeFrom="paragraph">
              <wp:posOffset>1195705</wp:posOffset>
            </wp:positionV>
            <wp:extent cx="5829300" cy="3057525"/>
            <wp:effectExtent l="25400" t="0" r="0" b="0"/>
            <wp:wrapSquare wrapText="bothSides" distT="114300" distB="114300" distL="114300" distR="1143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829300" cy="3057525"/>
                    </a:xfrm>
                    <a:prstGeom prst="rect">
                      <a:avLst/>
                    </a:prstGeom>
                    <a:ln/>
                  </pic:spPr>
                </pic:pic>
              </a:graphicData>
            </a:graphic>
          </wp:anchor>
        </w:drawing>
      </w:r>
      <w:r w:rsidR="003F373E" w:rsidRPr="004B143D">
        <w:rPr>
          <w:rFonts w:ascii="Times New Roman" w:eastAsia="Times New Roman" w:hAnsi="Times New Roman" w:cs="Times New Roman"/>
          <w:b/>
          <w:sz w:val="24"/>
          <w:highlight w:val="white"/>
        </w:rPr>
        <w:t>Figure 9</w:t>
      </w:r>
    </w:p>
    <w:p w:rsidR="00BB3C97" w:rsidRPr="004B143D" w:rsidRDefault="003F373E" w:rsidP="004B143D">
      <w:pPr>
        <w:pStyle w:val="Normal1"/>
        <w:spacing w:before="100" w:after="220" w:line="480" w:lineRule="auto"/>
        <w:jc w:val="center"/>
        <w:rPr>
          <w:rFonts w:ascii="Times New Roman" w:hAnsi="Times New Roman"/>
          <w:sz w:val="24"/>
        </w:rPr>
      </w:pPr>
      <w:r w:rsidRPr="004B143D">
        <w:rPr>
          <w:rFonts w:ascii="Times New Roman" w:eastAsia="Times New Roman" w:hAnsi="Times New Roman" w:cs="Times New Roman"/>
          <w:sz w:val="24"/>
          <w:highlight w:val="white"/>
        </w:rPr>
        <w:t>Possible composition of flow channel slice with inverse floor-ceiling function (max at .25)</w:t>
      </w: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BB3C97">
      <w:pPr>
        <w:pStyle w:val="Normal1"/>
        <w:spacing w:before="100" w:after="220" w:line="480" w:lineRule="auto"/>
        <w:rPr>
          <w:rFonts w:ascii="Times New Roman" w:hAnsi="Times New Roman"/>
          <w:sz w:val="24"/>
        </w:rPr>
      </w:pPr>
    </w:p>
    <w:p w:rsidR="00BB3C97" w:rsidRPr="004B143D" w:rsidRDefault="003F373E">
      <w:pPr>
        <w:pStyle w:val="Normal1"/>
        <w:rPr>
          <w:rFonts w:ascii="Times New Roman" w:hAnsi="Times New Roman"/>
          <w:sz w:val="24"/>
        </w:rPr>
      </w:pPr>
      <w:r w:rsidRPr="004B143D">
        <w:rPr>
          <w:rFonts w:ascii="Times New Roman" w:hAnsi="Times New Roman"/>
          <w:sz w:val="24"/>
        </w:rPr>
        <w:br w:type="page"/>
      </w:r>
    </w:p>
    <w:p w:rsidR="00BB3C97" w:rsidRPr="004B143D" w:rsidRDefault="007F6AF5" w:rsidP="004B143D">
      <w:pPr>
        <w:pStyle w:val="Normal1"/>
        <w:spacing w:before="100" w:after="220" w:line="480" w:lineRule="auto"/>
        <w:jc w:val="center"/>
        <w:rPr>
          <w:rFonts w:ascii="Times New Roman" w:hAnsi="Times New Roman"/>
          <w:sz w:val="24"/>
        </w:rPr>
      </w:pPr>
      <w:r>
        <w:rPr>
          <w:rFonts w:ascii="Times New Roman" w:eastAsia="Times New Roman" w:hAnsi="Times New Roman" w:cs="Times New Roman"/>
          <w:b/>
          <w:noProof/>
          <w:sz w:val="24"/>
        </w:rPr>
        <w:drawing>
          <wp:anchor distT="114300" distB="114300" distL="114300" distR="114300" simplePos="0" relativeHeight="251663360" behindDoc="0" locked="0" layoutInCell="0" allowOverlap="0">
            <wp:simplePos x="0" y="0"/>
            <wp:positionH relativeFrom="margin">
              <wp:posOffset>0</wp:posOffset>
            </wp:positionH>
            <wp:positionV relativeFrom="paragraph">
              <wp:posOffset>1183005</wp:posOffset>
            </wp:positionV>
            <wp:extent cx="5838825" cy="3076575"/>
            <wp:effectExtent l="25400" t="0" r="3175" b="0"/>
            <wp:wrapSquare wrapText="bothSides" distT="114300" distB="114300" distL="114300" distR="11430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4"/>
                    <a:srcRect/>
                    <a:stretch>
                      <a:fillRect/>
                    </a:stretch>
                  </pic:blipFill>
                  <pic:spPr>
                    <a:xfrm>
                      <a:off x="0" y="0"/>
                      <a:ext cx="5838825" cy="3076575"/>
                    </a:xfrm>
                    <a:prstGeom prst="rect">
                      <a:avLst/>
                    </a:prstGeom>
                    <a:ln/>
                  </pic:spPr>
                </pic:pic>
              </a:graphicData>
            </a:graphic>
          </wp:anchor>
        </w:drawing>
      </w:r>
      <w:r w:rsidR="003F373E" w:rsidRPr="004B143D">
        <w:rPr>
          <w:rFonts w:ascii="Times New Roman" w:eastAsia="Times New Roman" w:hAnsi="Times New Roman" w:cs="Times New Roman"/>
          <w:b/>
          <w:sz w:val="24"/>
          <w:highlight w:val="white"/>
        </w:rPr>
        <w:t>Figure 10</w:t>
      </w:r>
    </w:p>
    <w:p w:rsidR="00BB3C97" w:rsidRPr="004B143D" w:rsidRDefault="003F373E" w:rsidP="004B143D">
      <w:pPr>
        <w:pStyle w:val="Normal1"/>
        <w:spacing w:before="100" w:after="220" w:line="480" w:lineRule="auto"/>
        <w:jc w:val="center"/>
        <w:rPr>
          <w:rFonts w:ascii="Times New Roman" w:hAnsi="Times New Roman"/>
          <w:sz w:val="24"/>
        </w:rPr>
      </w:pPr>
      <w:r w:rsidRPr="004B143D">
        <w:rPr>
          <w:rFonts w:ascii="Times New Roman" w:eastAsia="Times New Roman" w:hAnsi="Times New Roman" w:cs="Times New Roman"/>
          <w:sz w:val="24"/>
          <w:highlight w:val="white"/>
        </w:rPr>
        <w:t>Possible composition of flow channel slice with inverse floor-ceiling function (max at .5)</w:t>
      </w:r>
    </w:p>
    <w:p w:rsidR="00BB3C97" w:rsidRPr="004B143D" w:rsidRDefault="00BB3C97">
      <w:pPr>
        <w:pStyle w:val="Normal1"/>
        <w:spacing w:before="100" w:after="220" w:line="480" w:lineRule="auto"/>
        <w:rPr>
          <w:rFonts w:ascii="Times New Roman" w:hAnsi="Times New Roman"/>
          <w:sz w:val="24"/>
        </w:rPr>
      </w:pP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3F373E" w:rsidP="004B143D">
      <w:pPr>
        <w:pStyle w:val="Normal1"/>
        <w:jc w:val="center"/>
        <w:rPr>
          <w:rFonts w:ascii="Times New Roman" w:hAnsi="Times New Roman"/>
          <w:sz w:val="24"/>
        </w:rPr>
      </w:pPr>
      <w:r w:rsidRPr="004B143D">
        <w:rPr>
          <w:rFonts w:ascii="Times New Roman" w:hAnsi="Times New Roman"/>
          <w:sz w:val="24"/>
        </w:rPr>
        <w:br w:type="page"/>
      </w:r>
    </w:p>
    <w:p w:rsidR="00BB3C97" w:rsidRPr="004B143D" w:rsidRDefault="007F6AF5" w:rsidP="004B143D">
      <w:pPr>
        <w:pStyle w:val="Normal1"/>
        <w:spacing w:before="100" w:after="220" w:line="480" w:lineRule="auto"/>
        <w:ind w:left="720"/>
        <w:jc w:val="center"/>
        <w:rPr>
          <w:rFonts w:ascii="Times New Roman" w:hAnsi="Times New Roman"/>
          <w:sz w:val="24"/>
        </w:rPr>
      </w:pPr>
      <w:r>
        <w:rPr>
          <w:rFonts w:ascii="Times New Roman" w:eastAsia="Times New Roman" w:hAnsi="Times New Roman" w:cs="Times New Roman"/>
          <w:b/>
          <w:noProof/>
          <w:sz w:val="24"/>
        </w:rPr>
        <w:drawing>
          <wp:anchor distT="114300" distB="114300" distL="114300" distR="114300" simplePos="0" relativeHeight="251664384" behindDoc="0" locked="0" layoutInCell="0" allowOverlap="0">
            <wp:simplePos x="0" y="0"/>
            <wp:positionH relativeFrom="margin">
              <wp:posOffset>0</wp:posOffset>
            </wp:positionH>
            <wp:positionV relativeFrom="paragraph">
              <wp:posOffset>1170305</wp:posOffset>
            </wp:positionV>
            <wp:extent cx="5854700" cy="3086100"/>
            <wp:effectExtent l="25400" t="0" r="0" b="0"/>
            <wp:wrapSquare wrapText="bothSides" distT="114300" distB="114300" distL="114300" distR="1143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854700" cy="3086100"/>
                    </a:xfrm>
                    <a:prstGeom prst="rect">
                      <a:avLst/>
                    </a:prstGeom>
                    <a:ln/>
                  </pic:spPr>
                </pic:pic>
              </a:graphicData>
            </a:graphic>
          </wp:anchor>
        </w:drawing>
      </w:r>
      <w:r w:rsidR="003F373E" w:rsidRPr="004B143D">
        <w:rPr>
          <w:rFonts w:ascii="Times New Roman" w:eastAsia="Times New Roman" w:hAnsi="Times New Roman" w:cs="Times New Roman"/>
          <w:b/>
          <w:sz w:val="24"/>
          <w:highlight w:val="white"/>
        </w:rPr>
        <w:t>Figure 11</w:t>
      </w:r>
    </w:p>
    <w:p w:rsidR="00BB3C97" w:rsidRPr="004B143D" w:rsidRDefault="003F373E" w:rsidP="004B143D">
      <w:pPr>
        <w:pStyle w:val="Normal1"/>
        <w:spacing w:before="100" w:after="220" w:line="480" w:lineRule="auto"/>
        <w:jc w:val="center"/>
        <w:rPr>
          <w:rFonts w:ascii="Times New Roman" w:hAnsi="Times New Roman"/>
          <w:sz w:val="24"/>
        </w:rPr>
      </w:pPr>
      <w:r w:rsidRPr="004B143D">
        <w:rPr>
          <w:rFonts w:ascii="Times New Roman" w:eastAsia="Times New Roman" w:hAnsi="Times New Roman" w:cs="Times New Roman"/>
          <w:sz w:val="24"/>
          <w:highlight w:val="white"/>
        </w:rPr>
        <w:t>Possible composition of flow channel slice with inverse floor-ceiling function (max at .75)</w:t>
      </w: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3F373E" w:rsidP="004B143D">
      <w:pPr>
        <w:pStyle w:val="Normal1"/>
        <w:jc w:val="center"/>
        <w:rPr>
          <w:rFonts w:ascii="Times New Roman" w:hAnsi="Times New Roman"/>
          <w:sz w:val="24"/>
        </w:rPr>
      </w:pPr>
      <w:r w:rsidRPr="004B143D">
        <w:rPr>
          <w:rFonts w:ascii="Times New Roman" w:hAnsi="Times New Roman"/>
          <w:sz w:val="24"/>
        </w:rPr>
        <w:br w:type="page"/>
      </w:r>
    </w:p>
    <w:p w:rsidR="00BB3C97" w:rsidRPr="004B143D" w:rsidRDefault="007F6AF5" w:rsidP="004B143D">
      <w:pPr>
        <w:pStyle w:val="Normal1"/>
        <w:spacing w:before="100" w:after="220" w:line="480" w:lineRule="auto"/>
        <w:ind w:left="720"/>
        <w:jc w:val="center"/>
        <w:rPr>
          <w:rFonts w:ascii="Times New Roman" w:hAnsi="Times New Roman"/>
          <w:sz w:val="24"/>
        </w:rPr>
      </w:pPr>
      <w:r>
        <w:rPr>
          <w:rFonts w:ascii="Times New Roman" w:eastAsia="Times New Roman" w:hAnsi="Times New Roman" w:cs="Times New Roman"/>
          <w:b/>
          <w:noProof/>
          <w:sz w:val="24"/>
        </w:rPr>
        <w:drawing>
          <wp:anchor distT="114300" distB="114300" distL="114300" distR="114300" simplePos="0" relativeHeight="251665408" behindDoc="0" locked="0" layoutInCell="0" allowOverlap="0">
            <wp:simplePos x="0" y="0"/>
            <wp:positionH relativeFrom="margin">
              <wp:posOffset>0</wp:posOffset>
            </wp:positionH>
            <wp:positionV relativeFrom="paragraph">
              <wp:posOffset>1259205</wp:posOffset>
            </wp:positionV>
            <wp:extent cx="5867400" cy="3111500"/>
            <wp:effectExtent l="25400" t="0" r="0" b="0"/>
            <wp:wrapSquare wrapText="bothSides" distT="114300" distB="114300" distL="114300" distR="11430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a:srcRect/>
                    <a:stretch>
                      <a:fillRect/>
                    </a:stretch>
                  </pic:blipFill>
                  <pic:spPr>
                    <a:xfrm>
                      <a:off x="0" y="0"/>
                      <a:ext cx="5867400" cy="3111500"/>
                    </a:xfrm>
                    <a:prstGeom prst="rect">
                      <a:avLst/>
                    </a:prstGeom>
                    <a:ln/>
                  </pic:spPr>
                </pic:pic>
              </a:graphicData>
            </a:graphic>
          </wp:anchor>
        </w:drawing>
      </w:r>
      <w:r w:rsidR="003F373E" w:rsidRPr="004B143D">
        <w:rPr>
          <w:rFonts w:ascii="Times New Roman" w:eastAsia="Times New Roman" w:hAnsi="Times New Roman" w:cs="Times New Roman"/>
          <w:b/>
          <w:sz w:val="24"/>
          <w:highlight w:val="white"/>
        </w:rPr>
        <w:t>Figure 12</w:t>
      </w:r>
    </w:p>
    <w:p w:rsidR="00BB3C97" w:rsidRPr="004B143D" w:rsidRDefault="003F373E" w:rsidP="004B143D">
      <w:pPr>
        <w:pStyle w:val="Normal1"/>
        <w:spacing w:before="100" w:after="220" w:line="480" w:lineRule="auto"/>
        <w:jc w:val="center"/>
        <w:rPr>
          <w:rFonts w:ascii="Times New Roman" w:hAnsi="Times New Roman"/>
          <w:sz w:val="24"/>
        </w:rPr>
      </w:pPr>
      <w:r w:rsidRPr="004B143D">
        <w:rPr>
          <w:rFonts w:ascii="Times New Roman" w:eastAsia="Times New Roman" w:hAnsi="Times New Roman" w:cs="Times New Roman"/>
          <w:sz w:val="24"/>
          <w:highlight w:val="white"/>
        </w:rPr>
        <w:t>Possible composition of flow channel slice with inverse floor-ceiling function (max at .85)</w:t>
      </w: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3F373E" w:rsidP="00F31F4D">
      <w:pPr>
        <w:pStyle w:val="Normal1"/>
        <w:jc w:val="center"/>
        <w:rPr>
          <w:rFonts w:ascii="Times New Roman" w:hAnsi="Times New Roman"/>
          <w:sz w:val="24"/>
        </w:rPr>
      </w:pPr>
      <w:r w:rsidRPr="004B143D">
        <w:rPr>
          <w:rFonts w:ascii="Times New Roman" w:hAnsi="Times New Roman"/>
          <w:sz w:val="24"/>
        </w:rPr>
        <w:br w:type="page"/>
      </w:r>
      <w:r w:rsidRPr="004B143D">
        <w:rPr>
          <w:rFonts w:ascii="Times New Roman" w:eastAsia="Times New Roman" w:hAnsi="Times New Roman" w:cs="Times New Roman"/>
          <w:b/>
          <w:sz w:val="24"/>
          <w:highlight w:val="white"/>
        </w:rPr>
        <w:t>Figure 13</w:t>
      </w:r>
    </w:p>
    <w:p w:rsidR="00BB3C97" w:rsidRPr="004B143D" w:rsidRDefault="007F6AF5" w:rsidP="007F6AF5">
      <w:pPr>
        <w:pStyle w:val="Normal1"/>
        <w:spacing w:before="100" w:after="220" w:line="480" w:lineRule="auto"/>
        <w:ind w:left="720"/>
        <w:jc w:val="center"/>
        <w:rPr>
          <w:rFonts w:ascii="Times New Roman" w:hAnsi="Times New Roman"/>
          <w:sz w:val="24"/>
        </w:rPr>
      </w:pPr>
      <w:r>
        <w:rPr>
          <w:rFonts w:ascii="Times New Roman" w:hAnsi="Times New Roman"/>
          <w:noProof/>
          <w:sz w:val="24"/>
        </w:rPr>
        <w:drawing>
          <wp:anchor distT="114300" distB="114300" distL="114300" distR="114300" simplePos="0" relativeHeight="251666432" behindDoc="0" locked="0" layoutInCell="0" allowOverlap="0">
            <wp:simplePos x="0" y="0"/>
            <wp:positionH relativeFrom="margin">
              <wp:posOffset>257175</wp:posOffset>
            </wp:positionH>
            <wp:positionV relativeFrom="paragraph">
              <wp:posOffset>1005205</wp:posOffset>
            </wp:positionV>
            <wp:extent cx="5686425" cy="3133725"/>
            <wp:effectExtent l="25400" t="0" r="3175" b="0"/>
            <wp:wrapSquare wrapText="bothSides" distT="114300" distB="114300" distL="114300" distR="114300"/>
            <wp:docPr id="1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27"/>
                    <a:srcRect/>
                    <a:stretch>
                      <a:fillRect/>
                    </a:stretch>
                  </pic:blipFill>
                  <pic:spPr>
                    <a:xfrm>
                      <a:off x="0" y="0"/>
                      <a:ext cx="5686425" cy="3133725"/>
                    </a:xfrm>
                    <a:prstGeom prst="rect">
                      <a:avLst/>
                    </a:prstGeom>
                    <a:ln/>
                  </pic:spPr>
                </pic:pic>
              </a:graphicData>
            </a:graphic>
          </wp:anchor>
        </w:drawing>
      </w:r>
      <w:r w:rsidR="003F373E" w:rsidRPr="004B143D">
        <w:rPr>
          <w:rFonts w:ascii="Times New Roman" w:eastAsia="Times New Roman" w:hAnsi="Times New Roman" w:cs="Times New Roman"/>
          <w:sz w:val="24"/>
          <w:highlight w:val="white"/>
        </w:rPr>
        <w:t>Yerkes-Dodson law (retrieved from http://</w:t>
      </w:r>
      <w:proofErr w:type="spellStart"/>
      <w:r w:rsidR="003F373E" w:rsidRPr="004B143D">
        <w:rPr>
          <w:rFonts w:ascii="Times New Roman" w:eastAsia="Times New Roman" w:hAnsi="Times New Roman" w:cs="Times New Roman"/>
          <w:sz w:val="24"/>
          <w:highlight w:val="white"/>
        </w:rPr>
        <w:t>en.wikipedia.org/wiki/File</w:t>
      </w:r>
      <w:proofErr w:type="gramStart"/>
      <w:r w:rsidR="003F373E" w:rsidRPr="004B143D">
        <w:rPr>
          <w:rFonts w:ascii="Times New Roman" w:eastAsia="Times New Roman" w:hAnsi="Times New Roman" w:cs="Times New Roman"/>
          <w:sz w:val="24"/>
          <w:highlight w:val="white"/>
        </w:rPr>
        <w:t>:HebbianYerkesDodson.JPG</w:t>
      </w:r>
      <w:proofErr w:type="spellEnd"/>
      <w:proofErr w:type="gramEnd"/>
      <w:r w:rsidR="003F373E" w:rsidRPr="004B143D">
        <w:rPr>
          <w:rFonts w:ascii="Times New Roman" w:eastAsia="Times New Roman" w:hAnsi="Times New Roman" w:cs="Times New Roman"/>
          <w:sz w:val="24"/>
          <w:highlight w:val="white"/>
        </w:rPr>
        <w:t>)</w:t>
      </w:r>
      <w:r w:rsidR="003F373E" w:rsidRPr="004B143D">
        <w:rPr>
          <w:rFonts w:ascii="Times New Roman" w:hAnsi="Times New Roman"/>
          <w:sz w:val="24"/>
        </w:rPr>
        <w:br w:type="page"/>
      </w:r>
    </w:p>
    <w:p w:rsidR="00BB3C97" w:rsidRPr="004B143D" w:rsidRDefault="003F373E" w:rsidP="007F6AF5">
      <w:pPr>
        <w:pStyle w:val="Normal1"/>
        <w:spacing w:before="100" w:after="220" w:line="480" w:lineRule="auto"/>
        <w:ind w:left="720"/>
        <w:jc w:val="center"/>
        <w:rPr>
          <w:rFonts w:ascii="Times New Roman" w:hAnsi="Times New Roman"/>
          <w:sz w:val="24"/>
        </w:rPr>
      </w:pPr>
      <w:r w:rsidRPr="004B143D">
        <w:rPr>
          <w:rFonts w:ascii="Times New Roman" w:eastAsia="Times New Roman" w:hAnsi="Times New Roman" w:cs="Times New Roman"/>
          <w:b/>
          <w:sz w:val="24"/>
          <w:highlight w:val="white"/>
        </w:rPr>
        <w:t>Figure 14</w:t>
      </w:r>
    </w:p>
    <w:p w:rsidR="00BB3C97" w:rsidRPr="004B143D" w:rsidRDefault="003F373E" w:rsidP="004B143D">
      <w:pPr>
        <w:pStyle w:val="Normal1"/>
        <w:spacing w:line="480" w:lineRule="auto"/>
        <w:jc w:val="center"/>
        <w:rPr>
          <w:rFonts w:ascii="Times New Roman" w:hAnsi="Times New Roman"/>
          <w:sz w:val="24"/>
        </w:rPr>
      </w:pPr>
      <w:r w:rsidRPr="004B143D">
        <w:rPr>
          <w:rFonts w:ascii="Times New Roman" w:eastAsia="Times New Roman" w:hAnsi="Times New Roman" w:cs="Times New Roman"/>
          <w:sz w:val="24"/>
          <w:highlight w:val="white"/>
        </w:rPr>
        <w:t>Table of average percent correct by participant and task type</w:t>
      </w:r>
      <w:r w:rsidR="007F6AF5" w:rsidRPr="007F6AF5">
        <w:rPr>
          <w:rFonts w:ascii="Times New Roman" w:eastAsia="Times New Roman" w:hAnsi="Times New Roman" w:cs="Times New Roman"/>
          <w:noProof/>
          <w:sz w:val="24"/>
        </w:rPr>
        <w:drawing>
          <wp:inline distT="114300" distB="114300" distL="114300" distR="114300">
            <wp:extent cx="3381375" cy="1495425"/>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381375" cy="1495425"/>
                    </a:xfrm>
                    <a:prstGeom prst="rect">
                      <a:avLst/>
                    </a:prstGeom>
                    <a:ln/>
                  </pic:spPr>
                </pic:pic>
              </a:graphicData>
            </a:graphic>
          </wp:inline>
        </w:drawing>
      </w:r>
      <w:r w:rsidRPr="004B143D">
        <w:rPr>
          <w:rFonts w:ascii="Times New Roman" w:hAnsi="Times New Roman"/>
          <w:sz w:val="24"/>
        </w:rPr>
        <w:br w:type="page"/>
      </w:r>
      <w:r w:rsidRPr="004B143D">
        <w:rPr>
          <w:rFonts w:ascii="Times New Roman" w:eastAsia="Times New Roman" w:hAnsi="Times New Roman" w:cs="Times New Roman"/>
          <w:b/>
          <w:sz w:val="24"/>
          <w:highlight w:val="white"/>
        </w:rPr>
        <w:t xml:space="preserve">Appendix </w:t>
      </w:r>
      <w:commentRangeStart w:id="2049"/>
      <w:r w:rsidRPr="004B143D">
        <w:rPr>
          <w:rFonts w:ascii="Times New Roman" w:eastAsia="Times New Roman" w:hAnsi="Times New Roman" w:cs="Times New Roman"/>
          <w:b/>
          <w:sz w:val="24"/>
          <w:highlight w:val="white"/>
        </w:rPr>
        <w:t>Captions</w:t>
      </w:r>
      <w:commentRangeEnd w:id="2049"/>
      <w:r w:rsidR="00353C7C">
        <w:rPr>
          <w:rStyle w:val="CommentReference"/>
        </w:rPr>
        <w:commentReference w:id="2049"/>
      </w:r>
    </w:p>
    <w:p w:rsidR="00BB3C97" w:rsidRPr="004B143D" w:rsidRDefault="003F373E" w:rsidP="004B143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Appendix A</w:t>
      </w:r>
      <w:r w:rsidRPr="004B143D">
        <w:rPr>
          <w:rFonts w:ascii="Times New Roman" w:eastAsia="Times New Roman" w:hAnsi="Times New Roman" w:cs="Times New Roman"/>
          <w:sz w:val="24"/>
          <w:highlight w:val="white"/>
        </w:rPr>
        <w:t>: Visual Task Prompt</w:t>
      </w:r>
    </w:p>
    <w:p w:rsidR="00BB3C97" w:rsidRPr="004B143D" w:rsidRDefault="003F373E" w:rsidP="004B143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Appendix B</w:t>
      </w:r>
      <w:r w:rsidRPr="004B143D">
        <w:rPr>
          <w:rFonts w:ascii="Times New Roman" w:eastAsia="Times New Roman" w:hAnsi="Times New Roman" w:cs="Times New Roman"/>
          <w:sz w:val="24"/>
          <w:highlight w:val="white"/>
        </w:rPr>
        <w:t>: Visual Task, Answer Revealed</w:t>
      </w:r>
    </w:p>
    <w:p w:rsidR="00BB3C97" w:rsidRPr="004B143D" w:rsidRDefault="003F373E" w:rsidP="004B143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Appendix C</w:t>
      </w:r>
      <w:r w:rsidRPr="004B143D">
        <w:rPr>
          <w:rFonts w:ascii="Times New Roman" w:eastAsia="Times New Roman" w:hAnsi="Times New Roman" w:cs="Times New Roman"/>
          <w:sz w:val="24"/>
          <w:highlight w:val="white"/>
        </w:rPr>
        <w:t>: Verbal Task Prompt</w:t>
      </w:r>
    </w:p>
    <w:p w:rsidR="00BB3C97" w:rsidRPr="004B143D" w:rsidRDefault="003F373E" w:rsidP="004B143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Appendix D</w:t>
      </w:r>
      <w:r w:rsidRPr="004B143D">
        <w:rPr>
          <w:rFonts w:ascii="Times New Roman" w:eastAsia="Times New Roman" w:hAnsi="Times New Roman" w:cs="Times New Roman"/>
          <w:sz w:val="24"/>
          <w:highlight w:val="white"/>
        </w:rPr>
        <w:t>: Verbal Task, Answers Revealed</w:t>
      </w:r>
    </w:p>
    <w:p w:rsidR="00BB3C97" w:rsidRPr="004B143D" w:rsidRDefault="003F373E" w:rsidP="004B143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Appendix E</w:t>
      </w:r>
      <w:r w:rsidRPr="004B143D">
        <w:rPr>
          <w:rFonts w:ascii="Times New Roman" w:eastAsia="Times New Roman" w:hAnsi="Times New Roman" w:cs="Times New Roman"/>
          <w:sz w:val="24"/>
          <w:highlight w:val="white"/>
        </w:rPr>
        <w:t>: Kinesthetic Task Prompt</w:t>
      </w:r>
    </w:p>
    <w:p w:rsidR="00BB3C97" w:rsidRPr="004B143D" w:rsidRDefault="003F373E" w:rsidP="004B143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Appendix F</w:t>
      </w:r>
      <w:r w:rsidRPr="004B143D">
        <w:rPr>
          <w:rFonts w:ascii="Times New Roman" w:eastAsia="Times New Roman" w:hAnsi="Times New Roman" w:cs="Times New Roman"/>
          <w:sz w:val="24"/>
          <w:highlight w:val="white"/>
        </w:rPr>
        <w:t>: Recruitment Flyer</w:t>
      </w:r>
    </w:p>
    <w:p w:rsidR="00BB3C97" w:rsidRPr="004B143D" w:rsidRDefault="003F373E" w:rsidP="004B143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Appendix G</w:t>
      </w:r>
      <w:r w:rsidRPr="004B143D">
        <w:rPr>
          <w:rFonts w:ascii="Times New Roman" w:eastAsia="Times New Roman" w:hAnsi="Times New Roman" w:cs="Times New Roman"/>
          <w:sz w:val="24"/>
          <w:highlight w:val="white"/>
        </w:rPr>
        <w:t>: Informed Consent Form</w:t>
      </w:r>
    </w:p>
    <w:p w:rsidR="00BB3C97" w:rsidRPr="004B143D" w:rsidRDefault="003F373E" w:rsidP="004B143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Appendix H</w:t>
      </w:r>
      <w:r w:rsidRPr="004B143D">
        <w:rPr>
          <w:rFonts w:ascii="Times New Roman" w:eastAsia="Times New Roman" w:hAnsi="Times New Roman" w:cs="Times New Roman"/>
          <w:sz w:val="24"/>
          <w:highlight w:val="white"/>
        </w:rPr>
        <w:t>: Argument from Flow and Range Effects revisited with function estimations</w:t>
      </w:r>
    </w:p>
    <w:p w:rsidR="00BB3C97" w:rsidRPr="004B143D" w:rsidRDefault="003F373E" w:rsidP="004B143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 xml:space="preserve">Appendix I: </w:t>
      </w:r>
      <w:r w:rsidRPr="004B143D">
        <w:rPr>
          <w:rFonts w:ascii="Times New Roman" w:eastAsia="Times New Roman" w:hAnsi="Times New Roman" w:cs="Times New Roman"/>
          <w:sz w:val="24"/>
          <w:highlight w:val="white"/>
        </w:rPr>
        <w:t>Debriefing Form</w:t>
      </w:r>
    </w:p>
    <w:p w:rsidR="00BB3C97" w:rsidRPr="004B143D" w:rsidRDefault="003F373E" w:rsidP="004B143D">
      <w:pPr>
        <w:pStyle w:val="Normal1"/>
        <w:spacing w:before="100" w:after="220" w:line="480" w:lineRule="auto"/>
        <w:rPr>
          <w:rFonts w:ascii="Times New Roman" w:hAnsi="Times New Roman"/>
          <w:sz w:val="24"/>
        </w:rPr>
      </w:pPr>
      <w:r w:rsidRPr="004B143D">
        <w:rPr>
          <w:rFonts w:ascii="Times New Roman" w:eastAsia="Times New Roman" w:hAnsi="Times New Roman" w:cs="Times New Roman"/>
          <w:i/>
          <w:sz w:val="24"/>
          <w:highlight w:val="white"/>
        </w:rPr>
        <w:t>Appendix J</w:t>
      </w:r>
      <w:r w:rsidRPr="004B143D">
        <w:rPr>
          <w:rFonts w:ascii="Times New Roman" w:eastAsia="Times New Roman" w:hAnsi="Times New Roman" w:cs="Times New Roman"/>
          <w:sz w:val="24"/>
          <w:highlight w:val="white"/>
        </w:rPr>
        <w:t>: Derivation of Composition of Flow Channel Slice with Inverse Floor-Ceiling Function</w:t>
      </w:r>
    </w:p>
    <w:p w:rsidR="00BB3C97" w:rsidRPr="004B143D" w:rsidRDefault="00BB3C97">
      <w:pPr>
        <w:pStyle w:val="Normal1"/>
        <w:spacing w:before="100" w:after="220" w:line="480" w:lineRule="auto"/>
        <w:jc w:val="center"/>
        <w:rPr>
          <w:rFonts w:ascii="Times New Roman" w:hAnsi="Times New Roman"/>
          <w:sz w:val="24"/>
        </w:rPr>
      </w:pPr>
    </w:p>
    <w:p w:rsidR="00BB3C97" w:rsidRPr="004B143D" w:rsidRDefault="003F373E">
      <w:pPr>
        <w:pStyle w:val="Normal1"/>
        <w:rPr>
          <w:rFonts w:ascii="Times New Roman" w:hAnsi="Times New Roman"/>
          <w:sz w:val="24"/>
        </w:rPr>
      </w:pPr>
      <w:r w:rsidRPr="004B143D">
        <w:rPr>
          <w:rFonts w:ascii="Times New Roman" w:hAnsi="Times New Roman"/>
          <w:sz w:val="24"/>
        </w:rPr>
        <w:br w:type="page"/>
      </w:r>
    </w:p>
    <w:p w:rsidR="007F6AF5" w:rsidRDefault="003F373E" w:rsidP="007F6AF5">
      <w:pPr>
        <w:pStyle w:val="Normal1"/>
        <w:spacing w:before="100" w:after="220" w:line="480" w:lineRule="auto"/>
        <w:jc w:val="center"/>
        <w:rPr>
          <w:rFonts w:ascii="Times New Roman" w:hAnsi="Times New Roman"/>
          <w:sz w:val="24"/>
        </w:rPr>
      </w:pPr>
      <w:r w:rsidRPr="004B143D">
        <w:rPr>
          <w:rFonts w:ascii="Times New Roman" w:eastAsia="Times New Roman" w:hAnsi="Times New Roman" w:cs="Times New Roman"/>
          <w:b/>
          <w:sz w:val="24"/>
          <w:highlight w:val="white"/>
        </w:rPr>
        <w:t>Appendix A</w:t>
      </w:r>
    </w:p>
    <w:p w:rsidR="00BB3C97" w:rsidRPr="004B143D" w:rsidRDefault="003F373E" w:rsidP="007F6AF5">
      <w:pPr>
        <w:pStyle w:val="Normal1"/>
        <w:spacing w:before="100" w:after="220" w:line="480" w:lineRule="auto"/>
        <w:jc w:val="center"/>
        <w:rPr>
          <w:rFonts w:ascii="Times New Roman" w:hAnsi="Times New Roman"/>
          <w:sz w:val="24"/>
        </w:rPr>
      </w:pPr>
      <w:r w:rsidRPr="004B143D">
        <w:rPr>
          <w:rFonts w:ascii="Times New Roman" w:eastAsia="Times New Roman" w:hAnsi="Times New Roman" w:cs="Times New Roman"/>
          <w:sz w:val="24"/>
          <w:highlight w:val="white"/>
        </w:rPr>
        <w:t>Visual Task Prompt</w:t>
      </w:r>
    </w:p>
    <w:p w:rsidR="007F6AF5" w:rsidRDefault="007F6AF5" w:rsidP="007F6AF5">
      <w:pPr>
        <w:pStyle w:val="Normal1"/>
        <w:spacing w:line="480" w:lineRule="auto"/>
        <w:jc w:val="center"/>
        <w:rPr>
          <w:rFonts w:ascii="Times New Roman" w:hAnsi="Times New Roman"/>
          <w:sz w:val="24"/>
        </w:rPr>
      </w:pPr>
      <w:r w:rsidRPr="007F6AF5">
        <w:rPr>
          <w:rFonts w:ascii="Times New Roman" w:hAnsi="Times New Roman"/>
          <w:noProof/>
          <w:sz w:val="24"/>
        </w:rPr>
        <w:drawing>
          <wp:inline distT="114300" distB="114300" distL="114300" distR="114300">
            <wp:extent cx="5943600" cy="3124200"/>
            <wp:effectExtent l="25400" t="0" r="0" b="0"/>
            <wp:docPr id="3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9"/>
                    <a:srcRect/>
                    <a:stretch>
                      <a:fillRect/>
                    </a:stretch>
                  </pic:blipFill>
                  <pic:spPr>
                    <a:xfrm>
                      <a:off x="0" y="0"/>
                      <a:ext cx="5943600" cy="3124200"/>
                    </a:xfrm>
                    <a:prstGeom prst="rect">
                      <a:avLst/>
                    </a:prstGeom>
                    <a:ln/>
                  </pic:spPr>
                </pic:pic>
              </a:graphicData>
            </a:graphic>
          </wp:inline>
        </w:drawing>
      </w:r>
      <w:r w:rsidR="003F373E" w:rsidRPr="004B143D">
        <w:rPr>
          <w:rFonts w:ascii="Times New Roman" w:hAnsi="Times New Roman"/>
          <w:sz w:val="24"/>
        </w:rPr>
        <w:br w:type="page"/>
      </w:r>
      <w:r w:rsidR="003F373E" w:rsidRPr="004B143D">
        <w:rPr>
          <w:rFonts w:ascii="Times New Roman" w:eastAsia="Times New Roman" w:hAnsi="Times New Roman" w:cs="Times New Roman"/>
          <w:b/>
          <w:sz w:val="24"/>
          <w:highlight w:val="white"/>
        </w:rPr>
        <w:t>Appendix B</w:t>
      </w:r>
    </w:p>
    <w:p w:rsidR="007F6AF5" w:rsidRDefault="003F373E" w:rsidP="007F6AF5">
      <w:pPr>
        <w:pStyle w:val="Normal1"/>
        <w:jc w:val="center"/>
        <w:rPr>
          <w:rFonts w:ascii="Times New Roman" w:eastAsia="Times New Roman" w:hAnsi="Times New Roman" w:cs="Times New Roman"/>
          <w:sz w:val="24"/>
        </w:rPr>
      </w:pPr>
      <w:r w:rsidRPr="004B143D">
        <w:rPr>
          <w:rFonts w:ascii="Times New Roman" w:eastAsia="Times New Roman" w:hAnsi="Times New Roman" w:cs="Times New Roman"/>
          <w:sz w:val="24"/>
          <w:highlight w:val="white"/>
        </w:rPr>
        <w:t>Visual Task, Answer Revealed</w:t>
      </w:r>
    </w:p>
    <w:p w:rsidR="00BB3C97" w:rsidRPr="004B143D" w:rsidRDefault="007F6AF5" w:rsidP="007F6AF5">
      <w:pPr>
        <w:pStyle w:val="Normal1"/>
        <w:jc w:val="center"/>
        <w:rPr>
          <w:rFonts w:ascii="Times New Roman" w:hAnsi="Times New Roman"/>
          <w:sz w:val="24"/>
        </w:rPr>
      </w:pPr>
      <w:r w:rsidRPr="007F6AF5">
        <w:rPr>
          <w:rFonts w:ascii="Times New Roman" w:eastAsia="Times New Roman" w:hAnsi="Times New Roman" w:cs="Times New Roman"/>
          <w:noProof/>
          <w:sz w:val="24"/>
        </w:rPr>
        <w:drawing>
          <wp:inline distT="114300" distB="114300" distL="114300" distR="114300">
            <wp:extent cx="5943600" cy="3111500"/>
            <wp:effectExtent l="2540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3111500"/>
                    </a:xfrm>
                    <a:prstGeom prst="rect">
                      <a:avLst/>
                    </a:prstGeom>
                    <a:ln/>
                  </pic:spPr>
                </pic:pic>
              </a:graphicData>
            </a:graphic>
          </wp:inline>
        </w:drawing>
      </w:r>
    </w:p>
    <w:p w:rsidR="00BB3C97" w:rsidRPr="004B143D" w:rsidRDefault="00BB3C97">
      <w:pPr>
        <w:pStyle w:val="Normal1"/>
        <w:spacing w:before="100" w:after="220" w:line="480" w:lineRule="auto"/>
        <w:ind w:left="720"/>
        <w:rPr>
          <w:rFonts w:ascii="Times New Roman" w:hAnsi="Times New Roman"/>
          <w:sz w:val="24"/>
        </w:rPr>
      </w:pPr>
    </w:p>
    <w:p w:rsidR="007F6AF5" w:rsidRDefault="003F373E" w:rsidP="007F6AF5">
      <w:pPr>
        <w:pStyle w:val="Normal1"/>
        <w:spacing w:line="480" w:lineRule="auto"/>
        <w:jc w:val="center"/>
        <w:rPr>
          <w:rFonts w:ascii="Times New Roman" w:hAnsi="Times New Roman"/>
          <w:sz w:val="24"/>
        </w:rPr>
      </w:pPr>
      <w:r w:rsidRPr="004B143D">
        <w:rPr>
          <w:rFonts w:ascii="Times New Roman" w:hAnsi="Times New Roman"/>
          <w:sz w:val="24"/>
        </w:rPr>
        <w:br w:type="page"/>
      </w:r>
      <w:r w:rsidRPr="004B143D">
        <w:rPr>
          <w:rFonts w:ascii="Times New Roman" w:eastAsia="Times New Roman" w:hAnsi="Times New Roman" w:cs="Times New Roman"/>
          <w:b/>
          <w:sz w:val="24"/>
          <w:highlight w:val="white"/>
        </w:rPr>
        <w:t>Appendix C</w:t>
      </w:r>
    </w:p>
    <w:p w:rsidR="00BB3C97" w:rsidRPr="004B143D" w:rsidRDefault="003F373E" w:rsidP="007F6AF5">
      <w:pPr>
        <w:pStyle w:val="Normal1"/>
        <w:spacing w:line="480" w:lineRule="auto"/>
        <w:jc w:val="center"/>
        <w:rPr>
          <w:rFonts w:ascii="Times New Roman" w:hAnsi="Times New Roman"/>
          <w:sz w:val="24"/>
        </w:rPr>
      </w:pPr>
      <w:r w:rsidRPr="004B143D">
        <w:rPr>
          <w:rFonts w:ascii="Times New Roman" w:eastAsia="Times New Roman" w:hAnsi="Times New Roman" w:cs="Times New Roman"/>
          <w:sz w:val="24"/>
          <w:highlight w:val="white"/>
        </w:rPr>
        <w:t>Verbal Task Prompt</w:t>
      </w:r>
      <w:r w:rsidR="007F6AF5" w:rsidRPr="007F6AF5">
        <w:rPr>
          <w:rFonts w:ascii="Times New Roman" w:eastAsia="Times New Roman" w:hAnsi="Times New Roman" w:cs="Times New Roman"/>
          <w:noProof/>
          <w:sz w:val="24"/>
        </w:rPr>
        <w:drawing>
          <wp:inline distT="114300" distB="114300" distL="114300" distR="114300">
            <wp:extent cx="5943600" cy="3086100"/>
            <wp:effectExtent l="25400" t="0" r="0" b="0"/>
            <wp:docPr id="3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1"/>
                    <a:srcRect/>
                    <a:stretch>
                      <a:fillRect/>
                    </a:stretch>
                  </pic:blipFill>
                  <pic:spPr>
                    <a:xfrm>
                      <a:off x="0" y="0"/>
                      <a:ext cx="5943600" cy="3086100"/>
                    </a:xfrm>
                    <a:prstGeom prst="rect">
                      <a:avLst/>
                    </a:prstGeom>
                    <a:ln/>
                  </pic:spPr>
                </pic:pic>
              </a:graphicData>
            </a:graphic>
          </wp:inline>
        </w:drawing>
      </w:r>
    </w:p>
    <w:p w:rsidR="00BB3C97" w:rsidRPr="004B143D" w:rsidRDefault="00BB3C97">
      <w:pPr>
        <w:pStyle w:val="Normal1"/>
        <w:spacing w:before="100" w:after="220" w:line="480" w:lineRule="auto"/>
        <w:ind w:left="720"/>
        <w:rPr>
          <w:rFonts w:ascii="Times New Roman" w:hAnsi="Times New Roman"/>
          <w:sz w:val="24"/>
        </w:rPr>
      </w:pPr>
    </w:p>
    <w:p w:rsidR="007F6AF5" w:rsidRDefault="003F373E" w:rsidP="007F6AF5">
      <w:pPr>
        <w:pStyle w:val="Normal1"/>
        <w:spacing w:line="480" w:lineRule="auto"/>
        <w:jc w:val="center"/>
        <w:rPr>
          <w:rFonts w:ascii="Times New Roman" w:hAnsi="Times New Roman"/>
          <w:sz w:val="24"/>
        </w:rPr>
      </w:pPr>
      <w:r w:rsidRPr="004B143D">
        <w:rPr>
          <w:rFonts w:ascii="Times New Roman" w:hAnsi="Times New Roman"/>
          <w:sz w:val="24"/>
        </w:rPr>
        <w:br w:type="page"/>
      </w:r>
      <w:r w:rsidRPr="004B143D">
        <w:rPr>
          <w:rFonts w:ascii="Times New Roman" w:eastAsia="Times New Roman" w:hAnsi="Times New Roman" w:cs="Times New Roman"/>
          <w:b/>
          <w:sz w:val="24"/>
          <w:highlight w:val="white"/>
        </w:rPr>
        <w:t>Appendix D</w:t>
      </w:r>
    </w:p>
    <w:p w:rsidR="00BB3C97" w:rsidRPr="004B143D" w:rsidRDefault="003F373E" w:rsidP="007F6AF5">
      <w:pPr>
        <w:pStyle w:val="Normal1"/>
        <w:spacing w:line="480" w:lineRule="auto"/>
        <w:jc w:val="center"/>
        <w:rPr>
          <w:rFonts w:ascii="Times New Roman" w:hAnsi="Times New Roman"/>
          <w:sz w:val="24"/>
        </w:rPr>
      </w:pPr>
      <w:r w:rsidRPr="004B143D">
        <w:rPr>
          <w:rFonts w:ascii="Times New Roman" w:eastAsia="Times New Roman" w:hAnsi="Times New Roman" w:cs="Times New Roman"/>
          <w:sz w:val="24"/>
          <w:highlight w:val="white"/>
        </w:rPr>
        <w:t>Verbal Task, Answers Revealed</w:t>
      </w:r>
      <w:r w:rsidR="007F6AF5" w:rsidRPr="007F6AF5">
        <w:rPr>
          <w:rFonts w:ascii="Times New Roman" w:eastAsia="Times New Roman" w:hAnsi="Times New Roman" w:cs="Times New Roman"/>
          <w:noProof/>
          <w:sz w:val="24"/>
        </w:rPr>
        <w:drawing>
          <wp:inline distT="114300" distB="114300" distL="114300" distR="114300">
            <wp:extent cx="5943600" cy="3124200"/>
            <wp:effectExtent l="25400" t="0" r="0" 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943600" cy="3124200"/>
                    </a:xfrm>
                    <a:prstGeom prst="rect">
                      <a:avLst/>
                    </a:prstGeom>
                    <a:ln/>
                  </pic:spPr>
                </pic:pic>
              </a:graphicData>
            </a:graphic>
          </wp:inline>
        </w:drawing>
      </w:r>
    </w:p>
    <w:p w:rsidR="007F6AF5" w:rsidRDefault="003F373E" w:rsidP="007F6AF5">
      <w:pPr>
        <w:pStyle w:val="Normal1"/>
        <w:spacing w:line="480" w:lineRule="auto"/>
        <w:jc w:val="center"/>
        <w:rPr>
          <w:rFonts w:ascii="Times New Roman" w:hAnsi="Times New Roman"/>
          <w:sz w:val="24"/>
        </w:rPr>
      </w:pPr>
      <w:r w:rsidRPr="004B143D">
        <w:rPr>
          <w:rFonts w:ascii="Times New Roman" w:hAnsi="Times New Roman"/>
          <w:sz w:val="24"/>
        </w:rPr>
        <w:br w:type="page"/>
      </w:r>
      <w:r w:rsidRPr="004B143D">
        <w:rPr>
          <w:rFonts w:ascii="Times New Roman" w:eastAsia="Times New Roman" w:hAnsi="Times New Roman" w:cs="Times New Roman"/>
          <w:b/>
          <w:sz w:val="24"/>
          <w:highlight w:val="white"/>
        </w:rPr>
        <w:t>Appendix E</w:t>
      </w:r>
    </w:p>
    <w:p w:rsidR="00BB3C97" w:rsidRPr="004B143D" w:rsidRDefault="003F373E" w:rsidP="007F6AF5">
      <w:pPr>
        <w:pStyle w:val="Normal1"/>
        <w:spacing w:line="480" w:lineRule="auto"/>
        <w:jc w:val="center"/>
        <w:rPr>
          <w:rFonts w:ascii="Times New Roman" w:hAnsi="Times New Roman"/>
          <w:sz w:val="24"/>
        </w:rPr>
      </w:pPr>
      <w:r w:rsidRPr="004B143D">
        <w:rPr>
          <w:rFonts w:ascii="Times New Roman" w:eastAsia="Times New Roman" w:hAnsi="Times New Roman" w:cs="Times New Roman"/>
          <w:sz w:val="24"/>
          <w:highlight w:val="white"/>
        </w:rPr>
        <w:t>Kinesthetic Task Prompt</w:t>
      </w:r>
      <w:r w:rsidR="007F6AF5" w:rsidRPr="007F6AF5">
        <w:rPr>
          <w:rFonts w:ascii="Times New Roman" w:eastAsia="Times New Roman" w:hAnsi="Times New Roman" w:cs="Times New Roman"/>
          <w:noProof/>
          <w:sz w:val="24"/>
        </w:rPr>
        <w:drawing>
          <wp:inline distT="114300" distB="114300" distL="114300" distR="114300">
            <wp:extent cx="5943600" cy="3111500"/>
            <wp:effectExtent l="25400" t="0" r="0" b="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43600" cy="3111500"/>
                    </a:xfrm>
                    <a:prstGeom prst="rect">
                      <a:avLst/>
                    </a:prstGeom>
                    <a:ln/>
                  </pic:spPr>
                </pic:pic>
              </a:graphicData>
            </a:graphic>
          </wp:inline>
        </w:drawing>
      </w:r>
    </w:p>
    <w:p w:rsidR="00BB3C97" w:rsidRPr="004B143D" w:rsidRDefault="00BB3C97">
      <w:pPr>
        <w:pStyle w:val="Normal1"/>
        <w:spacing w:before="100" w:after="220" w:line="480" w:lineRule="auto"/>
        <w:ind w:left="720"/>
        <w:rPr>
          <w:rFonts w:ascii="Times New Roman" w:hAnsi="Times New Roman"/>
          <w:sz w:val="24"/>
        </w:rPr>
      </w:pPr>
    </w:p>
    <w:p w:rsidR="00BB3C97" w:rsidRPr="004B143D" w:rsidRDefault="00BB3C97">
      <w:pPr>
        <w:pStyle w:val="Normal1"/>
        <w:spacing w:before="100" w:after="220" w:line="480" w:lineRule="auto"/>
        <w:ind w:left="720"/>
        <w:rPr>
          <w:rFonts w:ascii="Times New Roman" w:hAnsi="Times New Roman"/>
          <w:sz w:val="24"/>
        </w:rPr>
      </w:pPr>
    </w:p>
    <w:p w:rsidR="007F6AF5" w:rsidRDefault="003F373E" w:rsidP="004B143D">
      <w:pPr>
        <w:pStyle w:val="Normal1"/>
        <w:jc w:val="center"/>
        <w:rPr>
          <w:rFonts w:ascii="Times New Roman" w:eastAsia="Times New Roman" w:hAnsi="Times New Roman" w:cs="Times New Roman"/>
          <w:b/>
          <w:sz w:val="24"/>
        </w:rPr>
      </w:pPr>
      <w:r w:rsidRPr="004B143D">
        <w:rPr>
          <w:rFonts w:ascii="Times New Roman" w:hAnsi="Times New Roman"/>
          <w:sz w:val="24"/>
        </w:rPr>
        <w:br w:type="page"/>
      </w:r>
      <w:r w:rsidRPr="004B143D">
        <w:rPr>
          <w:rFonts w:ascii="Times New Roman" w:eastAsia="Times New Roman" w:hAnsi="Times New Roman" w:cs="Times New Roman"/>
          <w:b/>
          <w:sz w:val="24"/>
          <w:highlight w:val="white"/>
        </w:rPr>
        <w:t>Appendix F</w:t>
      </w:r>
    </w:p>
    <w:p w:rsidR="007F6AF5" w:rsidRDefault="007F6AF5" w:rsidP="004B143D">
      <w:pPr>
        <w:pStyle w:val="Normal1"/>
        <w:jc w:val="center"/>
        <w:rPr>
          <w:rFonts w:ascii="Times New Roman" w:eastAsia="Times New Roman" w:hAnsi="Times New Roman" w:cs="Times New Roman"/>
          <w:b/>
          <w:sz w:val="24"/>
        </w:rPr>
      </w:pPr>
    </w:p>
    <w:p w:rsidR="004B143D" w:rsidRPr="007F6AF5" w:rsidRDefault="007F6AF5" w:rsidP="007F6AF5">
      <w:pPr>
        <w:pStyle w:val="Normal1"/>
        <w:widowControl w:val="0"/>
        <w:jc w:val="center"/>
        <w:rPr>
          <w:rFonts w:ascii="Times New Roman" w:hAnsi="Times New Roman"/>
          <w:sz w:val="24"/>
        </w:rPr>
      </w:pPr>
      <w:r w:rsidRPr="004B143D">
        <w:rPr>
          <w:rFonts w:ascii="Times New Roman" w:eastAsia="Times New Roman" w:hAnsi="Times New Roman" w:cs="Times New Roman"/>
          <w:sz w:val="24"/>
          <w:highlight w:val="white"/>
        </w:rPr>
        <w:t>Recruitment Flyer</w:t>
      </w:r>
    </w:p>
    <w:p w:rsidR="00BB3C97" w:rsidRPr="004B143D" w:rsidRDefault="00BB3C97" w:rsidP="004B143D">
      <w:pPr>
        <w:pStyle w:val="Normal1"/>
        <w:jc w:val="center"/>
        <w:rPr>
          <w:rFonts w:ascii="Times New Roman" w:hAnsi="Times New Roman"/>
          <w:sz w:val="24"/>
        </w:rPr>
      </w:pPr>
    </w:p>
    <w:p w:rsidR="00BB3C97" w:rsidRPr="004B143D" w:rsidRDefault="003F373E">
      <w:pPr>
        <w:pStyle w:val="Normal1"/>
        <w:widowControl w:val="0"/>
        <w:jc w:val="center"/>
        <w:rPr>
          <w:rFonts w:ascii="Times New Roman" w:hAnsi="Times New Roman"/>
          <w:sz w:val="40"/>
        </w:rPr>
      </w:pPr>
      <w:r w:rsidRPr="004B143D">
        <w:rPr>
          <w:rFonts w:ascii="Times New Roman" w:hAnsi="Times New Roman"/>
          <w:color w:val="FFFFFF"/>
          <w:sz w:val="40"/>
          <w:shd w:val="clear" w:color="auto" w:fill="4A86E8"/>
        </w:rPr>
        <w:t>Seeking adult participants to play video games for a study</w:t>
      </w:r>
    </w:p>
    <w:p w:rsidR="00BB3C97" w:rsidRPr="004B143D" w:rsidRDefault="003F373E">
      <w:pPr>
        <w:pStyle w:val="Normal1"/>
        <w:widowControl w:val="0"/>
        <w:jc w:val="center"/>
        <w:rPr>
          <w:rFonts w:ascii="Times New Roman" w:hAnsi="Times New Roman"/>
          <w:sz w:val="40"/>
        </w:rPr>
      </w:pPr>
      <w:r w:rsidRPr="004B143D">
        <w:rPr>
          <w:rFonts w:ascii="Times New Roman" w:hAnsi="Times New Roman"/>
          <w:color w:val="FFFFFF"/>
          <w:sz w:val="40"/>
          <w:shd w:val="clear" w:color="auto" w:fill="4A86E8"/>
        </w:rPr>
        <w:t>No gaming experience necessary</w:t>
      </w:r>
    </w:p>
    <w:p w:rsidR="00BB3C97" w:rsidRPr="004B143D" w:rsidRDefault="00BB3C97">
      <w:pPr>
        <w:pStyle w:val="Normal1"/>
        <w:widowControl w:val="0"/>
        <w:jc w:val="center"/>
        <w:rPr>
          <w:rFonts w:ascii="Times New Roman" w:hAnsi="Times New Roman"/>
          <w:sz w:val="40"/>
        </w:rPr>
      </w:pPr>
    </w:p>
    <w:p w:rsidR="00BB3C97" w:rsidRPr="004B143D" w:rsidRDefault="003F373E">
      <w:pPr>
        <w:pStyle w:val="Normal1"/>
        <w:widowControl w:val="0"/>
        <w:jc w:val="center"/>
        <w:rPr>
          <w:rFonts w:ascii="Times New Roman" w:hAnsi="Times New Roman"/>
          <w:sz w:val="40"/>
        </w:rPr>
      </w:pPr>
      <w:r w:rsidRPr="004B143D">
        <w:rPr>
          <w:rFonts w:ascii="Times New Roman" w:hAnsi="Times New Roman"/>
          <w:sz w:val="40"/>
        </w:rPr>
        <w:t>Research is focused on finding the best difficulty level of three different types of games</w:t>
      </w:r>
    </w:p>
    <w:p w:rsidR="00BB3C97" w:rsidRPr="004B143D" w:rsidRDefault="00BB3C97">
      <w:pPr>
        <w:pStyle w:val="Normal1"/>
        <w:widowControl w:val="0"/>
        <w:jc w:val="center"/>
        <w:rPr>
          <w:rFonts w:ascii="Times New Roman" w:hAnsi="Times New Roman"/>
          <w:sz w:val="40"/>
        </w:rPr>
      </w:pPr>
    </w:p>
    <w:p w:rsidR="00BB3C97" w:rsidRPr="004B143D" w:rsidRDefault="003F373E">
      <w:pPr>
        <w:pStyle w:val="Normal1"/>
        <w:widowControl w:val="0"/>
        <w:jc w:val="center"/>
        <w:rPr>
          <w:rFonts w:ascii="Times New Roman" w:hAnsi="Times New Roman"/>
          <w:sz w:val="40"/>
        </w:rPr>
      </w:pPr>
      <w:r w:rsidRPr="004B143D">
        <w:rPr>
          <w:rFonts w:ascii="Times New Roman" w:hAnsi="Times New Roman"/>
          <w:sz w:val="40"/>
        </w:rPr>
        <w:t xml:space="preserve">Participants may be of any gender or race and of </w:t>
      </w:r>
    </w:p>
    <w:p w:rsidR="00BB3C97" w:rsidRPr="004B143D" w:rsidRDefault="003F373E">
      <w:pPr>
        <w:pStyle w:val="Normal1"/>
        <w:widowControl w:val="0"/>
        <w:jc w:val="center"/>
        <w:rPr>
          <w:rFonts w:ascii="Times New Roman" w:hAnsi="Times New Roman"/>
          <w:sz w:val="40"/>
        </w:rPr>
      </w:pPr>
      <w:proofErr w:type="gramStart"/>
      <w:r w:rsidRPr="004B143D">
        <w:rPr>
          <w:rFonts w:ascii="Times New Roman" w:hAnsi="Times New Roman"/>
          <w:sz w:val="40"/>
        </w:rPr>
        <w:t>any</w:t>
      </w:r>
      <w:proofErr w:type="gramEnd"/>
      <w:r w:rsidRPr="004B143D">
        <w:rPr>
          <w:rFonts w:ascii="Times New Roman" w:hAnsi="Times New Roman"/>
          <w:sz w:val="40"/>
        </w:rPr>
        <w:t xml:space="preserve"> level of gaming experience</w:t>
      </w:r>
    </w:p>
    <w:p w:rsidR="00BB3C97" w:rsidRPr="004B143D" w:rsidRDefault="00BB3C97">
      <w:pPr>
        <w:pStyle w:val="Normal1"/>
        <w:widowControl w:val="0"/>
        <w:jc w:val="center"/>
        <w:rPr>
          <w:rFonts w:ascii="Times New Roman" w:hAnsi="Times New Roman"/>
          <w:sz w:val="40"/>
        </w:rPr>
      </w:pPr>
    </w:p>
    <w:p w:rsidR="00BB3C97" w:rsidRPr="004B143D" w:rsidRDefault="003F373E">
      <w:pPr>
        <w:pStyle w:val="Normal1"/>
        <w:widowControl w:val="0"/>
        <w:jc w:val="center"/>
        <w:rPr>
          <w:rFonts w:ascii="Times New Roman" w:hAnsi="Times New Roman"/>
          <w:sz w:val="40"/>
        </w:rPr>
      </w:pPr>
      <w:r w:rsidRPr="004B143D">
        <w:rPr>
          <w:rFonts w:ascii="Times New Roman" w:hAnsi="Times New Roman"/>
          <w:sz w:val="40"/>
        </w:rPr>
        <w:t>Participants must be 18 years of age or older to participate</w:t>
      </w:r>
    </w:p>
    <w:p w:rsidR="00BB3C97" w:rsidRPr="004B143D" w:rsidRDefault="00BB3C97">
      <w:pPr>
        <w:pStyle w:val="Normal1"/>
        <w:widowControl w:val="0"/>
        <w:jc w:val="center"/>
        <w:rPr>
          <w:rFonts w:ascii="Times New Roman" w:hAnsi="Times New Roman"/>
          <w:sz w:val="40"/>
        </w:rPr>
      </w:pPr>
    </w:p>
    <w:p w:rsidR="00BB3C97" w:rsidRPr="004B143D" w:rsidRDefault="003F373E">
      <w:pPr>
        <w:pStyle w:val="Normal1"/>
        <w:widowControl w:val="0"/>
        <w:jc w:val="center"/>
        <w:rPr>
          <w:rFonts w:ascii="Times New Roman" w:hAnsi="Times New Roman"/>
          <w:sz w:val="40"/>
        </w:rPr>
      </w:pPr>
      <w:r w:rsidRPr="004B143D">
        <w:rPr>
          <w:rFonts w:ascii="Times New Roman" w:hAnsi="Times New Roman"/>
          <w:sz w:val="40"/>
        </w:rPr>
        <w:t>Completion of the study involves playing games for 15 to 20 minutes and can be completed at any internet-capable computer with a mouse</w:t>
      </w:r>
    </w:p>
    <w:p w:rsidR="00BB3C97" w:rsidRPr="004B143D" w:rsidRDefault="00BB3C97">
      <w:pPr>
        <w:pStyle w:val="Normal1"/>
        <w:widowControl w:val="0"/>
        <w:jc w:val="center"/>
        <w:rPr>
          <w:rFonts w:ascii="Times New Roman" w:hAnsi="Times New Roman"/>
          <w:sz w:val="40"/>
        </w:rPr>
      </w:pPr>
    </w:p>
    <w:p w:rsidR="007F6AF5" w:rsidRDefault="003F373E" w:rsidP="007F6AF5">
      <w:pPr>
        <w:pStyle w:val="Normal1"/>
        <w:widowControl w:val="0"/>
        <w:spacing w:line="480" w:lineRule="auto"/>
        <w:jc w:val="center"/>
        <w:rPr>
          <w:rFonts w:ascii="Times New Roman" w:hAnsi="Times New Roman"/>
          <w:sz w:val="40"/>
        </w:rPr>
      </w:pPr>
      <w:r w:rsidRPr="004B143D">
        <w:rPr>
          <w:rFonts w:ascii="Times New Roman" w:hAnsi="Times New Roman"/>
          <w:sz w:val="40"/>
        </w:rPr>
        <w:t xml:space="preserve">To take part in this study, please visit </w:t>
      </w:r>
      <w:hyperlink r:id="rId34">
        <w:r w:rsidRPr="004B143D">
          <w:rPr>
            <w:rFonts w:ascii="Times New Roman" w:hAnsi="Times New Roman"/>
            <w:color w:val="1155CC"/>
            <w:sz w:val="40"/>
            <w:u w:val="single"/>
          </w:rPr>
          <w:t>www.NDNUvideogamestudy.com</w:t>
        </w:r>
      </w:hyperlink>
      <w:r w:rsidR="004B143D">
        <w:rPr>
          <w:rFonts w:ascii="Times New Roman" w:eastAsia="Times New Roman" w:hAnsi="Times New Roman" w:cs="Times New Roman"/>
          <w:b/>
          <w:sz w:val="24"/>
          <w:highlight w:val="white"/>
        </w:rPr>
        <w:br w:type="page"/>
      </w:r>
      <w:r w:rsidRPr="004B143D">
        <w:rPr>
          <w:rFonts w:ascii="Times New Roman" w:eastAsia="Times New Roman" w:hAnsi="Times New Roman" w:cs="Times New Roman"/>
          <w:b/>
          <w:sz w:val="24"/>
          <w:highlight w:val="white"/>
        </w:rPr>
        <w:t>Appendix G</w:t>
      </w:r>
    </w:p>
    <w:p w:rsidR="00BB3C97" w:rsidRPr="007F6AF5" w:rsidRDefault="003F373E" w:rsidP="007F6AF5">
      <w:pPr>
        <w:pStyle w:val="Normal1"/>
        <w:widowControl w:val="0"/>
        <w:spacing w:line="480" w:lineRule="auto"/>
        <w:jc w:val="center"/>
        <w:rPr>
          <w:rFonts w:ascii="Times New Roman" w:hAnsi="Times New Roman"/>
          <w:sz w:val="40"/>
        </w:rPr>
      </w:pPr>
      <w:r w:rsidRPr="004B143D">
        <w:rPr>
          <w:rFonts w:ascii="Times New Roman" w:hAnsi="Times New Roman"/>
          <w:sz w:val="24"/>
        </w:rPr>
        <w:t>Notre Dame de Namur Informed Consent Statement</w:t>
      </w:r>
    </w:p>
    <w:p w:rsidR="00BB3C97" w:rsidRPr="004B143D" w:rsidRDefault="003F373E">
      <w:pPr>
        <w:pStyle w:val="Normal1"/>
        <w:widowControl w:val="0"/>
        <w:rPr>
          <w:rFonts w:ascii="Times New Roman" w:hAnsi="Times New Roman"/>
          <w:sz w:val="24"/>
        </w:rPr>
      </w:pPr>
      <w:r w:rsidRPr="004B143D">
        <w:rPr>
          <w:rFonts w:ascii="Times New Roman" w:hAnsi="Times New Roman"/>
          <w:b/>
          <w:sz w:val="24"/>
        </w:rPr>
        <w:t>Preferred Difficulty Levels in Novel Computer-Based Tasks</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You are invited to participate in a research study, the purpose of which is to help understand the factors contributing to preferred difficulty levels in novel computer-based tasks.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INFORMATION</w:t>
      </w: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To help us in this task, we will ask you to participate in a </w:t>
      </w:r>
      <w:proofErr w:type="gramStart"/>
      <w:r w:rsidRPr="004B143D">
        <w:rPr>
          <w:rFonts w:ascii="Times New Roman" w:hAnsi="Times New Roman"/>
          <w:sz w:val="24"/>
        </w:rPr>
        <w:t>study which</w:t>
      </w:r>
      <w:proofErr w:type="gramEnd"/>
      <w:r w:rsidRPr="004B143D">
        <w:rPr>
          <w:rFonts w:ascii="Times New Roman" w:hAnsi="Times New Roman"/>
          <w:sz w:val="24"/>
        </w:rPr>
        <w:t xml:space="preserve"> lasts approximately fifteen (15) to twenty (20) minutes.  You will be asked to complete three different types of tasks and to adjust the difficulty level of those tasks to be the most enjoyable for you.  There will be three different types of tasks: visual, verbal, and kinesthetic.</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For the visual task, you will be asked to mentally draw a </w:t>
      </w:r>
      <w:proofErr w:type="gramStart"/>
      <w:r w:rsidRPr="004B143D">
        <w:rPr>
          <w:rFonts w:ascii="Times New Roman" w:hAnsi="Times New Roman"/>
          <w:sz w:val="24"/>
        </w:rPr>
        <w:t>circle which</w:t>
      </w:r>
      <w:proofErr w:type="gramEnd"/>
      <w:r w:rsidRPr="004B143D">
        <w:rPr>
          <w:rFonts w:ascii="Times New Roman" w:hAnsi="Times New Roman"/>
          <w:sz w:val="24"/>
        </w:rPr>
        <w:t xml:space="preserve"> goes through all three tips of a triangle.  You will be asked to compare the sizes of two of these circles.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For the verbal task, you will be asked to decide how many words in a list rhyme with a target word.  You will have ten (10) seconds to complete this task.  When you have made your decision, please type in a single number from zero (0) to nine (9) to indicate your choice.  For instance, if the target word is “our”, and the list contains “power”, “pour”, “grower” and “sour”, you would answer by pressing ‘2’ on your keyboard (since “power” and “sour” rhyme with “our”, but “pour” and “grower” do not).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For the kinesthetic task, you will be asked to “erase” a line with a virtual “eraser” by moving your mouse in a single stroke.  Please do not deviate from the line when doing this.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For each of these types of tasks, you will be able to adjust the difficulty level between trials for the first fifteen (15) trials.  You will then be asked to set the difficulty level to a constant value for the next fifteen (15) trials.  Please choose carefully when doing so, as once you make your choice this value cannot be altered for the following trials.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A target of 60 subjects has been set for this trial, but that number may vary based upon interest expressed by the population.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RISKS</w:t>
      </w: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There are no foreseeable risks associated with this study.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BENEFITS</w:t>
      </w: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The results of this study will help benefit scientific understanding of what people want to experience when interacting with computer-based tasks.  Such information will be beneficial to </w:t>
      </w:r>
    </w:p>
    <w:p w:rsidR="00BB3C97" w:rsidRPr="004B143D" w:rsidRDefault="003F373E">
      <w:pPr>
        <w:pStyle w:val="Normal1"/>
        <w:widowControl w:val="0"/>
        <w:rPr>
          <w:rFonts w:ascii="Times New Roman" w:hAnsi="Times New Roman"/>
          <w:sz w:val="24"/>
        </w:rPr>
      </w:pPr>
      <w:proofErr w:type="gramStart"/>
      <w:r w:rsidRPr="004B143D">
        <w:rPr>
          <w:rFonts w:ascii="Times New Roman" w:hAnsi="Times New Roman"/>
          <w:sz w:val="24"/>
        </w:rPr>
        <w:t>the</w:t>
      </w:r>
      <w:proofErr w:type="gramEnd"/>
      <w:r w:rsidRPr="004B143D">
        <w:rPr>
          <w:rFonts w:ascii="Times New Roman" w:hAnsi="Times New Roman"/>
          <w:sz w:val="24"/>
        </w:rPr>
        <w:t xml:space="preserve"> design of both educational and recreational video games.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CONFIDENTIALITY</w:t>
      </w: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The data obtained in this study will be treated as confidential and will be stored securely on a server.  You will not be asked to contribute any identifying information.  Your responses will be encrypted before being sent to the server, and no personal information about you or your computer will be sent with your responses.  The applet with which you are about to interact will not place any cookies on your computer and will not transmit data about the session to any third parties.  Data from your responses will be saved for at least three (3) years after completion of the study.  Data will be destroyed no more than ten (10) years after completion of the study.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COMPENSATION</w:t>
      </w: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You will receive no monetary compensation for participating in this study.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CONTACT</w:t>
      </w:r>
    </w:p>
    <w:p w:rsidR="00BB3C97" w:rsidRPr="004B143D" w:rsidRDefault="003F373E">
      <w:pPr>
        <w:pStyle w:val="Normal1"/>
        <w:widowControl w:val="0"/>
        <w:rPr>
          <w:rFonts w:ascii="Times New Roman" w:hAnsi="Times New Roman"/>
          <w:sz w:val="24"/>
        </w:rPr>
      </w:pPr>
      <w:r w:rsidRPr="004B143D">
        <w:rPr>
          <w:rFonts w:ascii="Times New Roman" w:hAnsi="Times New Roman"/>
          <w:sz w:val="24"/>
        </w:rPr>
        <w:t xml:space="preserve">If you have any questions at any time about the study or its procedures, you may contact the principal investigator, Steven Riley, at 619-757-8799 or at </w:t>
      </w:r>
      <w:hyperlink r:id="rId35">
        <w:r w:rsidRPr="004B143D">
          <w:rPr>
            <w:rFonts w:ascii="Times New Roman" w:hAnsi="Times New Roman"/>
            <w:sz w:val="24"/>
            <w:u w:val="single"/>
          </w:rPr>
          <w:t>NDNUVideoGameStudy@gmail.com</w:t>
        </w:r>
      </w:hyperlink>
      <w:r w:rsidRPr="004B143D">
        <w:rPr>
          <w:rFonts w:ascii="Times New Roman" w:hAnsi="Times New Roman"/>
          <w:sz w:val="24"/>
        </w:rPr>
        <w:t xml:space="preserve">.  If you feel you have not </w:t>
      </w:r>
      <w:proofErr w:type="gramStart"/>
      <w:r w:rsidRPr="004B143D">
        <w:rPr>
          <w:rFonts w:ascii="Times New Roman" w:hAnsi="Times New Roman"/>
          <w:sz w:val="24"/>
        </w:rPr>
        <w:t>be</w:t>
      </w:r>
      <w:proofErr w:type="gramEnd"/>
      <w:r w:rsidRPr="004B143D">
        <w:rPr>
          <w:rFonts w:ascii="Times New Roman" w:hAnsi="Times New Roman"/>
          <w:sz w:val="24"/>
        </w:rPr>
        <w:t xml:space="preserve"> treated according to the descriptions in this form, or your rights as a participant have been violated during the course of this study, you may contact the Research Integrity Officer (RIO) at the office of the Provost at NDNU by calling </w:t>
      </w:r>
      <w:r w:rsidRPr="004B143D">
        <w:rPr>
          <w:rFonts w:ascii="Times New Roman" w:hAnsi="Times New Roman"/>
          <w:sz w:val="24"/>
          <w:highlight w:val="white"/>
        </w:rPr>
        <w:t xml:space="preserve">(650) 508-3494.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highlight w:val="white"/>
        </w:rPr>
        <w:t>PARTICIPATION</w:t>
      </w:r>
    </w:p>
    <w:p w:rsidR="00BB3C97" w:rsidRPr="004B143D" w:rsidRDefault="003F373E">
      <w:pPr>
        <w:pStyle w:val="Normal1"/>
        <w:widowControl w:val="0"/>
        <w:rPr>
          <w:rFonts w:ascii="Times New Roman" w:hAnsi="Times New Roman"/>
          <w:sz w:val="24"/>
        </w:rPr>
      </w:pPr>
      <w:r w:rsidRPr="004B143D">
        <w:rPr>
          <w:rFonts w:ascii="Times New Roman" w:hAnsi="Times New Roman"/>
          <w:sz w:val="24"/>
          <w:highlight w:val="white"/>
        </w:rPr>
        <w:t xml:space="preserve">Your participation in this study is voluntary.  You may decline to participate and have your data withdrawn at any time before, during or after completing the tasks in this applet.  If you decide to participate, you may discontinue participation at any time without penalty or loss of benefits to which you are otherwise entitled.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highlight w:val="white"/>
        </w:rPr>
        <w:t>CONSENT</w:t>
      </w:r>
    </w:p>
    <w:p w:rsidR="00BB3C97" w:rsidRPr="004B143D" w:rsidRDefault="003F373E">
      <w:pPr>
        <w:pStyle w:val="Normal1"/>
        <w:widowControl w:val="0"/>
        <w:rPr>
          <w:rFonts w:ascii="Times New Roman" w:hAnsi="Times New Roman"/>
          <w:sz w:val="24"/>
        </w:rPr>
      </w:pPr>
      <w:proofErr w:type="gramStart"/>
      <w:r w:rsidRPr="004B143D">
        <w:rPr>
          <w:rFonts w:ascii="Times New Roman" w:hAnsi="Times New Roman"/>
          <w:sz w:val="24"/>
          <w:highlight w:val="white"/>
        </w:rPr>
        <w:t>If you are not eighteen (18) years of age or above, you are not able to give consent to complete this study.</w:t>
      </w:r>
      <w:proofErr w:type="gramEnd"/>
      <w:r w:rsidRPr="004B143D">
        <w:rPr>
          <w:rFonts w:ascii="Times New Roman" w:hAnsi="Times New Roman"/>
          <w:sz w:val="24"/>
          <w:highlight w:val="white"/>
        </w:rPr>
        <w:t xml:space="preserve">  By clicking “I agree”, you state that you have read this consent form and that you understand the above information.  Please print out this page for your records.</w:t>
      </w:r>
    </w:p>
    <w:p w:rsidR="00BB3C97" w:rsidRPr="004B143D" w:rsidRDefault="00BB3C97">
      <w:pPr>
        <w:pStyle w:val="Normal1"/>
        <w:widowControl w:val="0"/>
        <w:rPr>
          <w:rFonts w:ascii="Times New Roman" w:hAnsi="Times New Roman"/>
          <w:sz w:val="24"/>
        </w:rPr>
      </w:pPr>
    </w:p>
    <w:p w:rsidR="00BB3C97" w:rsidRPr="004B143D" w:rsidRDefault="00BB3C97">
      <w:pPr>
        <w:pStyle w:val="Normal1"/>
        <w:widowControl w:val="0"/>
        <w:rPr>
          <w:rFonts w:ascii="Times New Roman" w:hAnsi="Times New Roman"/>
          <w:sz w:val="24"/>
        </w:rPr>
      </w:pPr>
    </w:p>
    <w:p w:rsidR="00BB3C97" w:rsidRPr="004B143D" w:rsidRDefault="003F373E">
      <w:pPr>
        <w:pStyle w:val="Normal1"/>
        <w:rPr>
          <w:rFonts w:ascii="Times New Roman" w:hAnsi="Times New Roman"/>
          <w:sz w:val="24"/>
        </w:rPr>
      </w:pPr>
      <w:r w:rsidRPr="004B143D">
        <w:rPr>
          <w:rFonts w:ascii="Times New Roman" w:hAnsi="Times New Roman"/>
          <w:sz w:val="24"/>
        </w:rPr>
        <w:br w:type="page"/>
      </w:r>
    </w:p>
    <w:p w:rsidR="007F6AF5" w:rsidRDefault="003F373E">
      <w:pPr>
        <w:pStyle w:val="Normal1"/>
        <w:widowControl w:val="0"/>
        <w:jc w:val="center"/>
        <w:rPr>
          <w:rFonts w:ascii="Times New Roman" w:eastAsia="Times New Roman" w:hAnsi="Times New Roman" w:cs="Times New Roman"/>
          <w:b/>
          <w:sz w:val="24"/>
        </w:rPr>
      </w:pPr>
      <w:r w:rsidRPr="004B143D">
        <w:rPr>
          <w:rFonts w:ascii="Times New Roman" w:eastAsia="Times New Roman" w:hAnsi="Times New Roman" w:cs="Times New Roman"/>
          <w:b/>
          <w:sz w:val="24"/>
          <w:highlight w:val="white"/>
        </w:rPr>
        <w:t>Appendix H</w:t>
      </w:r>
    </w:p>
    <w:p w:rsidR="00BB3C97" w:rsidRPr="004B143D" w:rsidRDefault="00BB3C97">
      <w:pPr>
        <w:pStyle w:val="Normal1"/>
        <w:widowControl w:val="0"/>
        <w:jc w:val="center"/>
        <w:rPr>
          <w:rFonts w:ascii="Times New Roman" w:hAnsi="Times New Roman"/>
          <w:sz w:val="24"/>
        </w:rPr>
      </w:pPr>
    </w:p>
    <w:p w:rsidR="00BB3C97" w:rsidRPr="004B143D" w:rsidRDefault="003F373E">
      <w:pPr>
        <w:pStyle w:val="Normal1"/>
        <w:widowControl w:val="0"/>
        <w:jc w:val="center"/>
        <w:rPr>
          <w:rFonts w:ascii="Times New Roman" w:hAnsi="Times New Roman"/>
          <w:sz w:val="24"/>
        </w:rPr>
      </w:pPr>
      <w:r w:rsidRPr="004B143D">
        <w:rPr>
          <w:rFonts w:ascii="Times New Roman" w:eastAsia="Times New Roman" w:hAnsi="Times New Roman" w:cs="Times New Roman"/>
          <w:sz w:val="24"/>
          <w:highlight w:val="white"/>
        </w:rPr>
        <w:t>Argument from Flow and Range Effects revisited with function estimations</w:t>
      </w:r>
    </w:p>
    <w:p w:rsidR="00BB3C97" w:rsidRPr="004B143D" w:rsidRDefault="00BB3C97">
      <w:pPr>
        <w:pStyle w:val="Normal1"/>
        <w:widowControl w:val="0"/>
        <w:jc w:val="center"/>
        <w:rPr>
          <w:rFonts w:ascii="Times New Roman" w:hAnsi="Times New Roman"/>
          <w:sz w:val="24"/>
        </w:rPr>
      </w:pPr>
    </w:p>
    <w:p w:rsidR="00BB3C97" w:rsidRPr="004B143D" w:rsidRDefault="003F373E">
      <w:pPr>
        <w:pStyle w:val="Normal1"/>
        <w:spacing w:line="240" w:lineRule="auto"/>
        <w:rPr>
          <w:rFonts w:ascii="Times New Roman" w:hAnsi="Times New Roman"/>
          <w:sz w:val="24"/>
        </w:rPr>
      </w:pPr>
      <w:r w:rsidRPr="004B143D">
        <w:rPr>
          <w:rFonts w:ascii="Times New Roman" w:eastAsia="Times New Roman" w:hAnsi="Times New Roman" w:cs="Times New Roman"/>
          <w:sz w:val="24"/>
        </w:rPr>
        <w:t xml:space="preserve">Csikszentmihalyi gives a visual description of the “flow channel” in a diagram (please see figure 1).  The </w:t>
      </w:r>
      <w:r w:rsidRPr="004B143D">
        <w:rPr>
          <w:rFonts w:ascii="Times New Roman" w:eastAsia="Times New Roman" w:hAnsi="Times New Roman" w:cs="Times New Roman"/>
          <w:i/>
          <w:sz w:val="24"/>
        </w:rPr>
        <w:t>x</w:t>
      </w:r>
      <w:r w:rsidRPr="004B143D">
        <w:rPr>
          <w:rFonts w:ascii="Times New Roman" w:eastAsia="Times New Roman" w:hAnsi="Times New Roman" w:cs="Times New Roman"/>
          <w:sz w:val="24"/>
        </w:rPr>
        <w:t xml:space="preserve">-axis is “skills” and the </w:t>
      </w:r>
      <w:r w:rsidRPr="004B143D">
        <w:rPr>
          <w:rFonts w:ascii="Times New Roman" w:eastAsia="Times New Roman" w:hAnsi="Times New Roman" w:cs="Times New Roman"/>
          <w:i/>
          <w:sz w:val="24"/>
        </w:rPr>
        <w:t>y</w:t>
      </w:r>
      <w:r w:rsidRPr="004B143D">
        <w:rPr>
          <w:rFonts w:ascii="Times New Roman" w:eastAsia="Times New Roman" w:hAnsi="Times New Roman" w:cs="Times New Roman"/>
          <w:sz w:val="24"/>
        </w:rPr>
        <w:t xml:space="preserve">-axis is “challenge”, and there is a thin region along a </w:t>
      </w:r>
      <w:r w:rsidR="00FA27DE" w:rsidRPr="004B143D">
        <w:rPr>
          <w:rFonts w:ascii="Times New Roman" w:eastAsia="Times New Roman" w:hAnsi="Times New Roman" w:cs="Times New Roman"/>
          <w:sz w:val="24"/>
        </w:rPr>
        <w:t>45-degree</w:t>
      </w:r>
      <w:r w:rsidRPr="004B143D">
        <w:rPr>
          <w:rFonts w:ascii="Times New Roman" w:eastAsia="Times New Roman" w:hAnsi="Times New Roman" w:cs="Times New Roman"/>
          <w:sz w:val="24"/>
        </w:rPr>
        <w:t xml:space="preserve"> incline where flow is reached.  Above the flow region is an area corresponding to anxiety, and below is a region representing boredom.   (Csikszentmihalyi, 1990)</w:t>
      </w:r>
    </w:p>
    <w:p w:rsidR="00BB3C97" w:rsidRPr="004B143D" w:rsidRDefault="00BB3C97">
      <w:pPr>
        <w:pStyle w:val="Normal1"/>
        <w:spacing w:line="240" w:lineRule="auto"/>
        <w:rPr>
          <w:rFonts w:ascii="Times New Roman" w:hAnsi="Times New Roman"/>
          <w:sz w:val="24"/>
        </w:rPr>
      </w:pPr>
    </w:p>
    <w:p w:rsidR="00BB3C97" w:rsidRPr="004B143D" w:rsidRDefault="003F373E">
      <w:pPr>
        <w:pStyle w:val="Normal1"/>
        <w:spacing w:line="240" w:lineRule="auto"/>
        <w:rPr>
          <w:rFonts w:ascii="Times New Roman" w:hAnsi="Times New Roman"/>
          <w:sz w:val="24"/>
        </w:rPr>
      </w:pPr>
      <w:r w:rsidRPr="004B143D">
        <w:rPr>
          <w:rFonts w:ascii="Times New Roman" w:eastAsia="Times New Roman" w:hAnsi="Times New Roman" w:cs="Times New Roman"/>
          <w:sz w:val="24"/>
        </w:rPr>
        <w:t xml:space="preserve">A model for this diagram would be to assign a function </w:t>
      </w:r>
      <w:r w:rsidRPr="004B143D">
        <w:rPr>
          <w:rFonts w:ascii="Times New Roman" w:eastAsia="Times New Roman" w:hAnsi="Times New Roman" w:cs="Times New Roman"/>
          <w:i/>
          <w:sz w:val="24"/>
        </w:rPr>
        <w:t>z</w:t>
      </w:r>
      <w:r w:rsidRPr="004B143D">
        <w:rPr>
          <w:rFonts w:ascii="Times New Roman" w:eastAsia="Times New Roman" w:hAnsi="Times New Roman" w:cs="Times New Roman"/>
          <w:sz w:val="24"/>
        </w:rPr>
        <w:t xml:space="preserve"> = </w:t>
      </w:r>
      <w:proofErr w:type="gramStart"/>
      <w:r w:rsidRPr="004B143D">
        <w:rPr>
          <w:rFonts w:ascii="Times New Roman" w:eastAsia="Times New Roman" w:hAnsi="Times New Roman" w:cs="Times New Roman"/>
          <w:i/>
          <w:sz w:val="24"/>
        </w:rPr>
        <w:t>f</w:t>
      </w:r>
      <w:r w:rsidRPr="004B143D">
        <w:rPr>
          <w:rFonts w:ascii="Times New Roman" w:eastAsia="Times New Roman" w:hAnsi="Times New Roman" w:cs="Times New Roman"/>
          <w:sz w:val="24"/>
        </w:rPr>
        <w:t>(</w:t>
      </w:r>
      <w:proofErr w:type="gramEnd"/>
      <w:r w:rsidRPr="004B143D">
        <w:rPr>
          <w:rFonts w:ascii="Times New Roman" w:eastAsia="Times New Roman" w:hAnsi="Times New Roman" w:cs="Times New Roman"/>
          <w:i/>
          <w:sz w:val="24"/>
        </w:rPr>
        <w:t>x</w:t>
      </w:r>
      <w:r w:rsidRPr="004B143D">
        <w:rPr>
          <w:rFonts w:ascii="Times New Roman" w:eastAsia="Times New Roman" w:hAnsi="Times New Roman" w:cs="Times New Roman"/>
          <w:sz w:val="24"/>
        </w:rPr>
        <w:t xml:space="preserve">, </w:t>
      </w:r>
      <w:r w:rsidRPr="004B143D">
        <w:rPr>
          <w:rFonts w:ascii="Times New Roman" w:eastAsia="Times New Roman" w:hAnsi="Times New Roman" w:cs="Times New Roman"/>
          <w:i/>
          <w:sz w:val="24"/>
        </w:rPr>
        <w:t>y</w:t>
      </w:r>
      <w:r w:rsidRPr="004B143D">
        <w:rPr>
          <w:rFonts w:ascii="Times New Roman" w:eastAsia="Times New Roman" w:hAnsi="Times New Roman" w:cs="Times New Roman"/>
          <w:sz w:val="24"/>
        </w:rPr>
        <w:t xml:space="preserve">) which is maximum in the flow channel and zero in the boredom and anxiety regions.  In this function, z is a measure of enjoyment, x is a measure of skills, and y is a measure of difficulty of task.  Preferably this would be a simple </w:t>
      </w:r>
      <w:r w:rsidR="00FA27DE" w:rsidRPr="004B143D">
        <w:rPr>
          <w:rFonts w:ascii="Times New Roman" w:eastAsia="Times New Roman" w:hAnsi="Times New Roman" w:cs="Times New Roman"/>
          <w:sz w:val="24"/>
        </w:rPr>
        <w:t>function that</w:t>
      </w:r>
      <w:r w:rsidRPr="004B143D">
        <w:rPr>
          <w:rFonts w:ascii="Times New Roman" w:eastAsia="Times New Roman" w:hAnsi="Times New Roman" w:cs="Times New Roman"/>
          <w:sz w:val="24"/>
        </w:rPr>
        <w:t xml:space="preserve"> is also smooth.  One such function which satisfies these criteria is z = </w:t>
      </w:r>
      <w:r w:rsidRPr="004B143D">
        <w:rPr>
          <w:rFonts w:ascii="Times New Roman" w:eastAsia="Times New Roman" w:hAnsi="Times New Roman" w:cs="Times New Roman"/>
          <w:i/>
          <w:sz w:val="24"/>
        </w:rPr>
        <w:t>e</w:t>
      </w:r>
      <w:proofErr w:type="gramStart"/>
      <w:r w:rsidRPr="004B143D">
        <w:rPr>
          <w:rFonts w:ascii="Times New Roman" w:eastAsia="Times New Roman" w:hAnsi="Times New Roman" w:cs="Times New Roman"/>
          <w:sz w:val="24"/>
          <w:vertAlign w:val="superscript"/>
        </w:rPr>
        <w:t>-(</w:t>
      </w:r>
      <w:proofErr w:type="gramEnd"/>
      <w:r w:rsidRPr="004B143D">
        <w:rPr>
          <w:rFonts w:ascii="Times New Roman" w:eastAsia="Times New Roman" w:hAnsi="Times New Roman" w:cs="Times New Roman"/>
          <w:i/>
          <w:sz w:val="24"/>
          <w:vertAlign w:val="superscript"/>
        </w:rPr>
        <w:t>y-x</w:t>
      </w:r>
      <w:r w:rsidRPr="004B143D">
        <w:rPr>
          <w:rFonts w:ascii="Times New Roman" w:eastAsia="Times New Roman" w:hAnsi="Times New Roman" w:cs="Times New Roman"/>
          <w:sz w:val="24"/>
          <w:vertAlign w:val="superscript"/>
        </w:rPr>
        <w:t>)^2</w:t>
      </w:r>
      <w:r w:rsidRPr="004B143D">
        <w:rPr>
          <w:rFonts w:ascii="Times New Roman" w:eastAsia="Times New Roman" w:hAnsi="Times New Roman" w:cs="Times New Roman"/>
          <w:sz w:val="24"/>
        </w:rPr>
        <w:t xml:space="preserve">, which is graphed in figures 2 through 4.  In these figures, orange (light colors) represents high values of </w:t>
      </w:r>
      <w:r w:rsidRPr="004B143D">
        <w:rPr>
          <w:rFonts w:ascii="Times New Roman" w:eastAsia="Times New Roman" w:hAnsi="Times New Roman" w:cs="Times New Roman"/>
          <w:i/>
          <w:sz w:val="24"/>
        </w:rPr>
        <w:t>z</w:t>
      </w:r>
      <w:r w:rsidRPr="004B143D">
        <w:rPr>
          <w:rFonts w:ascii="Times New Roman" w:eastAsia="Times New Roman" w:hAnsi="Times New Roman" w:cs="Times New Roman"/>
          <w:sz w:val="24"/>
        </w:rPr>
        <w:t xml:space="preserve"> enjoyment and green (dark colors) represents low values of enjoyment.  </w:t>
      </w:r>
    </w:p>
    <w:p w:rsidR="00BB3C97" w:rsidRPr="004B143D" w:rsidRDefault="00BB3C97">
      <w:pPr>
        <w:pStyle w:val="Normal1"/>
        <w:spacing w:line="240" w:lineRule="auto"/>
        <w:rPr>
          <w:rFonts w:ascii="Times New Roman" w:hAnsi="Times New Roman"/>
          <w:sz w:val="24"/>
        </w:rPr>
      </w:pPr>
    </w:p>
    <w:p w:rsidR="00BB3C97" w:rsidRPr="004B143D" w:rsidRDefault="003F373E">
      <w:pPr>
        <w:pStyle w:val="Normal1"/>
        <w:spacing w:line="240" w:lineRule="auto"/>
        <w:rPr>
          <w:rFonts w:ascii="Times New Roman" w:hAnsi="Times New Roman"/>
          <w:sz w:val="24"/>
        </w:rPr>
      </w:pPr>
      <w:r w:rsidRPr="004B143D">
        <w:rPr>
          <w:rFonts w:ascii="Times New Roman" w:eastAsia="Times New Roman" w:hAnsi="Times New Roman" w:cs="Times New Roman"/>
          <w:sz w:val="24"/>
        </w:rPr>
        <w:t xml:space="preserve">At a given time, any individual brings a certain set of skills to a task.  In terms of the mathematical model described above, this means that the value of x for that individual is fixed at the time of the task.  So, for a fixed value of x, we will get a graph of z (enjoyment) vs. y (difficulty).  Such a graph would resemble a bell curve, as shown in figures 5 and 6.  The higher the skill, the farther to the right the bell is shifted.  This z vs. y curve represents a “slice” through the flow graph of figure 1 along a vertical line.  </w:t>
      </w:r>
    </w:p>
    <w:p w:rsidR="00BB3C97" w:rsidRPr="004B143D" w:rsidRDefault="00BB3C97">
      <w:pPr>
        <w:pStyle w:val="Normal1"/>
        <w:spacing w:line="240" w:lineRule="auto"/>
        <w:rPr>
          <w:rFonts w:ascii="Times New Roman" w:hAnsi="Times New Roman"/>
          <w:sz w:val="24"/>
        </w:rPr>
      </w:pPr>
    </w:p>
    <w:p w:rsidR="00BB3C97" w:rsidRPr="004B143D" w:rsidRDefault="003F373E">
      <w:pPr>
        <w:pStyle w:val="Normal1"/>
        <w:spacing w:line="240" w:lineRule="auto"/>
        <w:rPr>
          <w:rFonts w:ascii="Times New Roman" w:hAnsi="Times New Roman"/>
          <w:sz w:val="24"/>
        </w:rPr>
      </w:pPr>
      <w:r w:rsidRPr="004B143D">
        <w:rPr>
          <w:rFonts w:ascii="Times New Roman" w:eastAsia="Times New Roman" w:hAnsi="Times New Roman" w:cs="Times New Roman"/>
          <w:sz w:val="24"/>
        </w:rPr>
        <w:t xml:space="preserve">For the second part of this model, consider a </w:t>
      </w:r>
      <w:r w:rsidR="00FA27DE" w:rsidRPr="004B143D">
        <w:rPr>
          <w:rFonts w:ascii="Times New Roman" w:eastAsia="Times New Roman" w:hAnsi="Times New Roman" w:cs="Times New Roman"/>
          <w:sz w:val="24"/>
        </w:rPr>
        <w:t>task that</w:t>
      </w:r>
      <w:r w:rsidRPr="004B143D">
        <w:rPr>
          <w:rFonts w:ascii="Times New Roman" w:eastAsia="Times New Roman" w:hAnsi="Times New Roman" w:cs="Times New Roman"/>
          <w:sz w:val="24"/>
        </w:rPr>
        <w:t xml:space="preserve"> has a “floor effect” and a “ceiling effect”.  A “Ceiling effect” is the result of a difficulty range where the participant gets nearly all tasks correct.  Correspondingly, a “floor effect” is the result of a difficulty range where the participant does no better than random chance.  In this model, it is assumed that the floor effect causes percentage correct to plateau at 0%.  The results of this model do not depend on this assumption.  However, it is easier to demonstrate </w:t>
      </w:r>
      <w:r w:rsidR="00FA27DE" w:rsidRPr="004B143D">
        <w:rPr>
          <w:rFonts w:ascii="Times New Roman" w:eastAsia="Times New Roman" w:hAnsi="Times New Roman" w:cs="Times New Roman"/>
          <w:sz w:val="24"/>
        </w:rPr>
        <w:t>these results</w:t>
      </w:r>
      <w:r w:rsidRPr="004B143D">
        <w:rPr>
          <w:rFonts w:ascii="Times New Roman" w:eastAsia="Times New Roman" w:hAnsi="Times New Roman" w:cs="Times New Roman"/>
          <w:sz w:val="24"/>
        </w:rPr>
        <w:t xml:space="preserve"> by use of a concrete function.  </w:t>
      </w:r>
    </w:p>
    <w:p w:rsidR="00BB3C97" w:rsidRPr="004B143D" w:rsidRDefault="00BB3C97">
      <w:pPr>
        <w:pStyle w:val="Normal1"/>
        <w:spacing w:line="240" w:lineRule="auto"/>
        <w:rPr>
          <w:rFonts w:ascii="Times New Roman" w:hAnsi="Times New Roman"/>
          <w:sz w:val="24"/>
        </w:rPr>
      </w:pPr>
    </w:p>
    <w:p w:rsidR="00BB3C97" w:rsidRPr="004B143D" w:rsidRDefault="003F373E">
      <w:pPr>
        <w:pStyle w:val="Normal1"/>
        <w:spacing w:line="240" w:lineRule="auto"/>
        <w:rPr>
          <w:rFonts w:ascii="Times New Roman" w:hAnsi="Times New Roman"/>
          <w:sz w:val="24"/>
        </w:rPr>
      </w:pPr>
      <w:r w:rsidRPr="004B143D">
        <w:rPr>
          <w:rFonts w:ascii="Times New Roman" w:eastAsia="Times New Roman" w:hAnsi="Times New Roman" w:cs="Times New Roman"/>
          <w:sz w:val="24"/>
        </w:rPr>
        <w:t xml:space="preserve">Consider a task where a difficulty level between zero and one resulted in a ceiling effect, and a level of two or more resulted in a floor effect.  In order to model this function with a smooth curve, one option would be to use a logistic function, as shown in figure 7.  The y-axis on the graph is percent correct by a participant, and the </w:t>
      </w:r>
      <w:r w:rsidRPr="004B143D">
        <w:rPr>
          <w:rFonts w:ascii="Times New Roman" w:eastAsia="Times New Roman" w:hAnsi="Times New Roman" w:cs="Times New Roman"/>
          <w:i/>
          <w:sz w:val="24"/>
        </w:rPr>
        <w:t>x</w:t>
      </w:r>
      <w:r w:rsidRPr="004B143D">
        <w:rPr>
          <w:rFonts w:ascii="Times New Roman" w:eastAsia="Times New Roman" w:hAnsi="Times New Roman" w:cs="Times New Roman"/>
          <w:sz w:val="24"/>
        </w:rPr>
        <w:t xml:space="preserve">-axis is difficulty level.  This logistic function approaches 100% for difficulty levels below 1 and approaches 0% for difficulty levels above 2.  </w:t>
      </w:r>
    </w:p>
    <w:p w:rsidR="00BB3C97" w:rsidRPr="004B143D" w:rsidRDefault="00BB3C97">
      <w:pPr>
        <w:pStyle w:val="Normal1"/>
        <w:spacing w:line="240" w:lineRule="auto"/>
        <w:rPr>
          <w:rFonts w:ascii="Times New Roman" w:hAnsi="Times New Roman"/>
          <w:sz w:val="24"/>
        </w:rPr>
      </w:pPr>
    </w:p>
    <w:p w:rsidR="00BB3C97" w:rsidRPr="004B143D" w:rsidRDefault="003F373E">
      <w:pPr>
        <w:pStyle w:val="Normal1"/>
        <w:spacing w:line="240" w:lineRule="auto"/>
        <w:rPr>
          <w:rFonts w:ascii="Times New Roman" w:hAnsi="Times New Roman"/>
          <w:sz w:val="24"/>
        </w:rPr>
      </w:pPr>
      <w:r w:rsidRPr="004B143D">
        <w:rPr>
          <w:rFonts w:ascii="Times New Roman" w:eastAsia="Times New Roman" w:hAnsi="Times New Roman" w:cs="Times New Roman"/>
          <w:sz w:val="24"/>
        </w:rPr>
        <w:t xml:space="preserve">The third part of this model is to combine the functions we have into a single composite function.   There is a composition of these </w:t>
      </w:r>
      <w:r w:rsidR="00FA27DE" w:rsidRPr="004B143D">
        <w:rPr>
          <w:rFonts w:ascii="Times New Roman" w:eastAsia="Times New Roman" w:hAnsi="Times New Roman" w:cs="Times New Roman"/>
          <w:sz w:val="24"/>
        </w:rPr>
        <w:t>functions that</w:t>
      </w:r>
      <w:r w:rsidRPr="004B143D">
        <w:rPr>
          <w:rFonts w:ascii="Times New Roman" w:eastAsia="Times New Roman" w:hAnsi="Times New Roman" w:cs="Times New Roman"/>
          <w:sz w:val="24"/>
        </w:rPr>
        <w:t xml:space="preserve"> maps percentage correct to enjoyment level.  This function is </w:t>
      </w:r>
      <w:r w:rsidRPr="004B143D">
        <w:rPr>
          <w:rFonts w:ascii="Times New Roman" w:eastAsia="Times New Roman" w:hAnsi="Times New Roman" w:cs="Times New Roman"/>
          <w:i/>
          <w:sz w:val="24"/>
        </w:rPr>
        <w:t>z</w:t>
      </w:r>
      <w:r w:rsidRPr="004B143D">
        <w:rPr>
          <w:rFonts w:ascii="Times New Roman" w:eastAsia="Times New Roman" w:hAnsi="Times New Roman" w:cs="Times New Roman"/>
          <w:sz w:val="24"/>
        </w:rPr>
        <w:t xml:space="preserve"> = </w:t>
      </w:r>
      <w:proofErr w:type="gramStart"/>
      <w:r w:rsidRPr="004B143D">
        <w:rPr>
          <w:rFonts w:ascii="Times New Roman" w:eastAsia="Times New Roman" w:hAnsi="Times New Roman" w:cs="Times New Roman"/>
          <w:i/>
          <w:sz w:val="24"/>
        </w:rPr>
        <w:t>f</w:t>
      </w:r>
      <w:r w:rsidRPr="004B143D">
        <w:rPr>
          <w:rFonts w:ascii="Times New Roman" w:eastAsia="Times New Roman" w:hAnsi="Times New Roman" w:cs="Times New Roman"/>
          <w:sz w:val="24"/>
        </w:rPr>
        <w:t>(</w:t>
      </w:r>
      <w:proofErr w:type="gramEnd"/>
      <w:r w:rsidRPr="004B143D">
        <w:rPr>
          <w:rFonts w:ascii="Times New Roman" w:eastAsia="Times New Roman" w:hAnsi="Times New Roman" w:cs="Times New Roman"/>
          <w:i/>
          <w:sz w:val="24"/>
        </w:rPr>
        <w:t>g</w:t>
      </w:r>
      <w:r w:rsidRPr="004B143D">
        <w:rPr>
          <w:rFonts w:ascii="Times New Roman" w:eastAsia="Times New Roman" w:hAnsi="Times New Roman" w:cs="Times New Roman"/>
          <w:sz w:val="24"/>
          <w:vertAlign w:val="superscript"/>
        </w:rPr>
        <w:t>-1</w:t>
      </w:r>
      <w:r w:rsidRPr="004B143D">
        <w:rPr>
          <w:rFonts w:ascii="Times New Roman" w:eastAsia="Times New Roman" w:hAnsi="Times New Roman" w:cs="Times New Roman"/>
          <w:sz w:val="24"/>
        </w:rPr>
        <w:t xml:space="preserve">).  Please see Appendix J for a derivation of this function.  Figures 8 through 12 show different possibilities for this composite function based on different constants associated with the original functions.  Though they differ in shape, all of these functions share a number of properties.  They all are defined for inputs between </w:t>
      </w:r>
      <w:r w:rsidRPr="004B143D">
        <w:rPr>
          <w:rFonts w:ascii="Times New Roman" w:eastAsia="Times New Roman" w:hAnsi="Times New Roman" w:cs="Times New Roman"/>
          <w:i/>
          <w:sz w:val="24"/>
        </w:rPr>
        <w:t>x</w:t>
      </w:r>
      <w:r w:rsidRPr="004B143D">
        <w:rPr>
          <w:rFonts w:ascii="Times New Roman" w:eastAsia="Times New Roman" w:hAnsi="Times New Roman" w:cs="Times New Roman"/>
          <w:sz w:val="24"/>
        </w:rPr>
        <w:t xml:space="preserve"> = 0% and </w:t>
      </w:r>
      <w:r w:rsidRPr="004B143D">
        <w:rPr>
          <w:rFonts w:ascii="Times New Roman" w:eastAsia="Times New Roman" w:hAnsi="Times New Roman" w:cs="Times New Roman"/>
          <w:i/>
          <w:sz w:val="24"/>
        </w:rPr>
        <w:t>x</w:t>
      </w:r>
      <w:r w:rsidRPr="004B143D">
        <w:rPr>
          <w:rFonts w:ascii="Times New Roman" w:eastAsia="Times New Roman" w:hAnsi="Times New Roman" w:cs="Times New Roman"/>
          <w:sz w:val="24"/>
        </w:rPr>
        <w:t xml:space="preserve"> = 100%, they all have a single maximum value somewhere between </w:t>
      </w:r>
      <w:r w:rsidRPr="004B143D">
        <w:rPr>
          <w:rFonts w:ascii="Times New Roman" w:eastAsia="Times New Roman" w:hAnsi="Times New Roman" w:cs="Times New Roman"/>
          <w:i/>
          <w:sz w:val="24"/>
        </w:rPr>
        <w:t>x</w:t>
      </w:r>
      <w:r w:rsidRPr="004B143D">
        <w:rPr>
          <w:rFonts w:ascii="Times New Roman" w:eastAsia="Times New Roman" w:hAnsi="Times New Roman" w:cs="Times New Roman"/>
          <w:sz w:val="24"/>
        </w:rPr>
        <w:t xml:space="preserve"> = 0 and </w:t>
      </w:r>
      <w:r w:rsidRPr="004B143D">
        <w:rPr>
          <w:rFonts w:ascii="Times New Roman" w:eastAsia="Times New Roman" w:hAnsi="Times New Roman" w:cs="Times New Roman"/>
          <w:i/>
          <w:sz w:val="24"/>
        </w:rPr>
        <w:t>x</w:t>
      </w:r>
      <w:r w:rsidRPr="004B143D">
        <w:rPr>
          <w:rFonts w:ascii="Times New Roman" w:eastAsia="Times New Roman" w:hAnsi="Times New Roman" w:cs="Times New Roman"/>
          <w:sz w:val="24"/>
        </w:rPr>
        <w:t xml:space="preserve"> = 1, and all contain the points (0%, 0) and (100%, 0).  This would imply that the maximum enjoyment happens at a </w:t>
      </w:r>
      <w:r w:rsidR="00FA27DE" w:rsidRPr="004B143D">
        <w:rPr>
          <w:rFonts w:ascii="Times New Roman" w:eastAsia="Times New Roman" w:hAnsi="Times New Roman" w:cs="Times New Roman"/>
          <w:sz w:val="24"/>
        </w:rPr>
        <w:t>score that</w:t>
      </w:r>
      <w:r w:rsidRPr="004B143D">
        <w:rPr>
          <w:rFonts w:ascii="Times New Roman" w:eastAsia="Times New Roman" w:hAnsi="Times New Roman" w:cs="Times New Roman"/>
          <w:sz w:val="24"/>
        </w:rPr>
        <w:t xml:space="preserve"> is neither 0% nor 100%, and that enjoyment is minimized at these endpoints. </w:t>
      </w:r>
    </w:p>
    <w:p w:rsidR="007F6AF5" w:rsidRDefault="007F6AF5">
      <w:pPr>
        <w:rPr>
          <w:rFonts w:ascii="Times New Roman" w:eastAsia="Times New Roman" w:hAnsi="Times New Roman" w:cs="Times New Roman"/>
          <w:b/>
          <w:sz w:val="24"/>
          <w:highlight w:val="white"/>
        </w:rPr>
      </w:pPr>
      <w:r>
        <w:rPr>
          <w:rFonts w:ascii="Times New Roman" w:eastAsia="Times New Roman" w:hAnsi="Times New Roman" w:cs="Times New Roman"/>
          <w:b/>
          <w:sz w:val="24"/>
          <w:highlight w:val="white"/>
        </w:rPr>
        <w:br w:type="page"/>
      </w:r>
    </w:p>
    <w:p w:rsidR="007F6AF5" w:rsidRDefault="003F373E" w:rsidP="00512B80">
      <w:pPr>
        <w:pStyle w:val="Normal1"/>
        <w:jc w:val="center"/>
        <w:rPr>
          <w:rFonts w:ascii="Times New Roman" w:eastAsia="Times New Roman" w:hAnsi="Times New Roman" w:cs="Times New Roman"/>
          <w:b/>
          <w:sz w:val="24"/>
        </w:rPr>
      </w:pPr>
      <w:r w:rsidRPr="004B143D">
        <w:rPr>
          <w:rFonts w:ascii="Times New Roman" w:eastAsia="Times New Roman" w:hAnsi="Times New Roman" w:cs="Times New Roman"/>
          <w:b/>
          <w:sz w:val="24"/>
          <w:highlight w:val="white"/>
        </w:rPr>
        <w:t>Appendix I</w:t>
      </w:r>
    </w:p>
    <w:p w:rsidR="007F6AF5" w:rsidRDefault="007F6AF5" w:rsidP="00512B80">
      <w:pPr>
        <w:pStyle w:val="Normal1"/>
        <w:jc w:val="center"/>
        <w:rPr>
          <w:rFonts w:ascii="Times New Roman" w:eastAsia="Times New Roman" w:hAnsi="Times New Roman" w:cs="Times New Roman"/>
          <w:b/>
          <w:sz w:val="24"/>
        </w:rPr>
      </w:pPr>
    </w:p>
    <w:p w:rsidR="007F6AF5" w:rsidRPr="004B143D" w:rsidRDefault="007F6AF5" w:rsidP="007F6AF5">
      <w:pPr>
        <w:pStyle w:val="Normal1"/>
        <w:widowControl w:val="0"/>
        <w:jc w:val="center"/>
        <w:rPr>
          <w:rFonts w:ascii="Times New Roman" w:hAnsi="Times New Roman"/>
          <w:sz w:val="24"/>
        </w:rPr>
      </w:pPr>
      <w:r w:rsidRPr="004B143D">
        <w:rPr>
          <w:rFonts w:ascii="Times New Roman" w:eastAsia="Times New Roman" w:hAnsi="Times New Roman" w:cs="Times New Roman"/>
          <w:sz w:val="24"/>
          <w:highlight w:val="white"/>
        </w:rPr>
        <w:t>Debriefing Form</w:t>
      </w:r>
    </w:p>
    <w:p w:rsidR="00BB3C97" w:rsidRPr="004B143D" w:rsidRDefault="00BB3C97" w:rsidP="007F6AF5">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highlight w:val="white"/>
        </w:rPr>
        <w:t>Thank you for your participation in this research on the preferred difficulty level of computer based tasks</w:t>
      </w:r>
      <w:r w:rsidRPr="004B143D">
        <w:rPr>
          <w:rFonts w:ascii="Times New Roman" w:hAnsi="Times New Roman"/>
          <w:b/>
          <w:sz w:val="24"/>
          <w:highlight w:val="white"/>
        </w:rPr>
        <w:t xml:space="preserve">.  </w:t>
      </w:r>
      <w:r w:rsidRPr="004B143D">
        <w:rPr>
          <w:rFonts w:ascii="Times New Roman" w:hAnsi="Times New Roman"/>
          <w:sz w:val="24"/>
          <w:highlight w:val="white"/>
        </w:rPr>
        <w:t>Novel computer-based tasks were used for all participants in this study.  The goal of the study was two-fold: to gather information on computer-</w:t>
      </w:r>
      <w:proofErr w:type="gramStart"/>
      <w:r w:rsidRPr="004B143D">
        <w:rPr>
          <w:rFonts w:ascii="Times New Roman" w:hAnsi="Times New Roman"/>
          <w:sz w:val="24"/>
          <w:highlight w:val="white"/>
        </w:rPr>
        <w:t>user’s</w:t>
      </w:r>
      <w:proofErr w:type="gramEnd"/>
      <w:r w:rsidRPr="004B143D">
        <w:rPr>
          <w:rFonts w:ascii="Times New Roman" w:hAnsi="Times New Roman"/>
          <w:sz w:val="24"/>
          <w:highlight w:val="white"/>
        </w:rPr>
        <w:t xml:space="preserve"> preferred task difficulty, and to attempt to validate an </w:t>
      </w:r>
      <w:r w:rsidR="00FA27DE" w:rsidRPr="004B143D">
        <w:rPr>
          <w:rFonts w:ascii="Times New Roman" w:hAnsi="Times New Roman"/>
          <w:sz w:val="24"/>
          <w:highlight w:val="white"/>
        </w:rPr>
        <w:t>algorithm that</w:t>
      </w:r>
      <w:r w:rsidRPr="004B143D">
        <w:rPr>
          <w:rFonts w:ascii="Times New Roman" w:hAnsi="Times New Roman"/>
          <w:sz w:val="24"/>
          <w:highlight w:val="white"/>
        </w:rPr>
        <w:t xml:space="preserve"> predicts difficulty level.  It was hypothesized that participants would all prefer approximately the same percentage of correct trials for a task, and that each would set difficulty levels in such a way as to achieve this percentage correct.  If you would like to learn more about design of </w:t>
      </w:r>
      <w:proofErr w:type="gramStart"/>
      <w:r w:rsidRPr="004B143D">
        <w:rPr>
          <w:rFonts w:ascii="Times New Roman" w:hAnsi="Times New Roman"/>
          <w:sz w:val="24"/>
          <w:highlight w:val="white"/>
        </w:rPr>
        <w:t>computer based</w:t>
      </w:r>
      <w:proofErr w:type="gramEnd"/>
      <w:r w:rsidRPr="004B143D">
        <w:rPr>
          <w:rFonts w:ascii="Times New Roman" w:hAnsi="Times New Roman"/>
          <w:sz w:val="24"/>
          <w:highlight w:val="white"/>
        </w:rPr>
        <w:t xml:space="preserve"> tasks, please see the references listed below.  </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highlight w:val="white"/>
        </w:rPr>
        <w:t>Current research has found that participants prefer a moderate level of difficulty for tasks.  Your participation was important in helping researchers find that level of difficulty and predict the optimal level for future tasks.</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hAnsi="Times New Roman"/>
          <w:sz w:val="24"/>
          <w:highlight w:val="white"/>
        </w:rPr>
        <w:t xml:space="preserve">Final results will be available from the investigator, Steven Riley, by 12/15/2014.  You may contact me at </w:t>
      </w:r>
      <w:hyperlink r:id="rId36">
        <w:r w:rsidRPr="004B143D">
          <w:rPr>
            <w:rFonts w:ascii="Times New Roman" w:hAnsi="Times New Roman"/>
            <w:sz w:val="24"/>
            <w:highlight w:val="white"/>
            <w:u w:val="single"/>
          </w:rPr>
          <w:t>misterriley@gmail.com</w:t>
        </w:r>
      </w:hyperlink>
      <w:r w:rsidRPr="004B143D">
        <w:rPr>
          <w:rFonts w:ascii="Times New Roman" w:hAnsi="Times New Roman"/>
          <w:sz w:val="24"/>
          <w:highlight w:val="white"/>
        </w:rPr>
        <w:t xml:space="preserve"> to receive an email copy of the final report.  All results will be grouped together; therefore individual results are not available.  Your participation, including your name and answers, will remain absolutely confidential, even if the report is published.</w:t>
      </w:r>
    </w:p>
    <w:p w:rsidR="00BB3C97" w:rsidRPr="004B143D" w:rsidRDefault="003F373E" w:rsidP="007F6AF5">
      <w:pPr>
        <w:pStyle w:val="Normal1"/>
        <w:widowControl w:val="0"/>
        <w:rPr>
          <w:rFonts w:ascii="Times New Roman" w:hAnsi="Times New Roman"/>
          <w:sz w:val="24"/>
        </w:rPr>
      </w:pPr>
      <w:r w:rsidRPr="004B143D">
        <w:rPr>
          <w:rFonts w:ascii="Times New Roman" w:hAnsi="Times New Roman"/>
          <w:sz w:val="24"/>
          <w:highlight w:val="white"/>
        </w:rPr>
        <w:t xml:space="preserve">If you have any additional questions regarding this research, please contact me at </w:t>
      </w:r>
      <w:hyperlink r:id="rId37">
        <w:r w:rsidRPr="004B143D">
          <w:rPr>
            <w:rFonts w:ascii="Times New Roman" w:hAnsi="Times New Roman"/>
            <w:sz w:val="24"/>
            <w:highlight w:val="white"/>
            <w:u w:val="single"/>
          </w:rPr>
          <w:t>misterriley@gmail.com</w:t>
        </w:r>
      </w:hyperlink>
      <w:r w:rsidRPr="004B143D">
        <w:rPr>
          <w:rFonts w:ascii="Times New Roman" w:hAnsi="Times New Roman"/>
          <w:sz w:val="24"/>
          <w:highlight w:val="white"/>
        </w:rPr>
        <w:t>.</w:t>
      </w:r>
    </w:p>
    <w:p w:rsidR="00BB3C97" w:rsidRPr="004B143D" w:rsidRDefault="00BB3C97">
      <w:pPr>
        <w:pStyle w:val="Normal1"/>
        <w:widowControl w:val="0"/>
        <w:jc w:val="center"/>
        <w:rPr>
          <w:rFonts w:ascii="Times New Roman" w:hAnsi="Times New Roman"/>
          <w:sz w:val="24"/>
        </w:rPr>
      </w:pPr>
    </w:p>
    <w:p w:rsidR="00BB3C97" w:rsidRPr="004B143D" w:rsidRDefault="003F373E">
      <w:pPr>
        <w:pStyle w:val="Normal1"/>
        <w:rPr>
          <w:rFonts w:ascii="Times New Roman" w:hAnsi="Times New Roman"/>
          <w:sz w:val="24"/>
        </w:rPr>
      </w:pPr>
      <w:r w:rsidRPr="004B143D">
        <w:rPr>
          <w:rFonts w:ascii="Times New Roman" w:hAnsi="Times New Roman"/>
          <w:sz w:val="24"/>
        </w:rPr>
        <w:br w:type="page"/>
      </w:r>
    </w:p>
    <w:p w:rsidR="00BB3C97" w:rsidRPr="004B143D" w:rsidRDefault="00BB3C97">
      <w:pPr>
        <w:pStyle w:val="Normal1"/>
        <w:widowControl w:val="0"/>
        <w:jc w:val="center"/>
        <w:rPr>
          <w:rFonts w:ascii="Times New Roman" w:hAnsi="Times New Roman"/>
          <w:sz w:val="24"/>
        </w:rPr>
      </w:pPr>
    </w:p>
    <w:p w:rsidR="00512B80" w:rsidRDefault="003F373E">
      <w:pPr>
        <w:pStyle w:val="Normal1"/>
        <w:widowControl w:val="0"/>
        <w:jc w:val="center"/>
        <w:rPr>
          <w:rFonts w:ascii="Times New Roman" w:eastAsia="Times New Roman" w:hAnsi="Times New Roman" w:cs="Times New Roman"/>
          <w:b/>
          <w:sz w:val="24"/>
        </w:rPr>
      </w:pPr>
      <w:r w:rsidRPr="004B143D">
        <w:rPr>
          <w:rFonts w:ascii="Times New Roman" w:eastAsia="Times New Roman" w:hAnsi="Times New Roman" w:cs="Times New Roman"/>
          <w:b/>
          <w:sz w:val="24"/>
          <w:highlight w:val="white"/>
        </w:rPr>
        <w:t>Appendix J</w:t>
      </w:r>
    </w:p>
    <w:p w:rsidR="00BB3C97" w:rsidRPr="004B143D" w:rsidRDefault="00BB3C97">
      <w:pPr>
        <w:pStyle w:val="Normal1"/>
        <w:widowControl w:val="0"/>
        <w:jc w:val="center"/>
        <w:rPr>
          <w:rFonts w:ascii="Times New Roman" w:hAnsi="Times New Roman"/>
          <w:sz w:val="24"/>
        </w:rPr>
      </w:pPr>
    </w:p>
    <w:p w:rsidR="00BB3C97" w:rsidRPr="004B143D" w:rsidRDefault="003F373E">
      <w:pPr>
        <w:pStyle w:val="Normal1"/>
        <w:widowControl w:val="0"/>
        <w:jc w:val="center"/>
        <w:rPr>
          <w:rFonts w:ascii="Times New Roman" w:hAnsi="Times New Roman"/>
          <w:sz w:val="24"/>
        </w:rPr>
      </w:pPr>
      <w:r w:rsidRPr="004B143D">
        <w:rPr>
          <w:rFonts w:ascii="Times New Roman" w:eastAsia="Times New Roman" w:hAnsi="Times New Roman" w:cs="Times New Roman"/>
          <w:sz w:val="24"/>
          <w:highlight w:val="white"/>
        </w:rPr>
        <w:t>Derivation of Composition of Flow Channel Slice with Inverse Floor Ceiling Function</w:t>
      </w:r>
    </w:p>
    <w:p w:rsidR="00BB3C97" w:rsidRPr="004B143D" w:rsidRDefault="00BB3C97">
      <w:pPr>
        <w:pStyle w:val="Normal1"/>
        <w:widowControl w:val="0"/>
        <w:jc w:val="center"/>
        <w:rPr>
          <w:rFonts w:ascii="Times New Roman" w:hAnsi="Times New Roman"/>
          <w:sz w:val="24"/>
        </w:rPr>
      </w:pPr>
    </w:p>
    <w:p w:rsidR="00BB3C97" w:rsidRPr="004B143D" w:rsidRDefault="003F373E">
      <w:pPr>
        <w:pStyle w:val="Normal1"/>
        <w:spacing w:line="240" w:lineRule="auto"/>
        <w:rPr>
          <w:rFonts w:ascii="Times New Roman" w:hAnsi="Times New Roman"/>
          <w:sz w:val="24"/>
        </w:rPr>
      </w:pPr>
      <w:r w:rsidRPr="004B143D">
        <w:rPr>
          <w:rFonts w:ascii="Times New Roman" w:eastAsia="Times New Roman" w:hAnsi="Times New Roman" w:cs="Times New Roman"/>
          <w:sz w:val="24"/>
          <w:highlight w:val="white"/>
        </w:rPr>
        <w:t xml:space="preserve">As noted above, our model for the flow channel function is </w:t>
      </w:r>
      <w:r w:rsidRPr="004B143D">
        <w:rPr>
          <w:rFonts w:ascii="Times New Roman" w:eastAsia="Times New Roman" w:hAnsi="Times New Roman" w:cs="Times New Roman"/>
          <w:i/>
          <w:sz w:val="24"/>
          <w:highlight w:val="white"/>
        </w:rPr>
        <w:t>z</w:t>
      </w:r>
      <w:r w:rsidRPr="004B143D">
        <w:rPr>
          <w:rFonts w:ascii="Times New Roman" w:eastAsia="Times New Roman" w:hAnsi="Times New Roman" w:cs="Times New Roman"/>
          <w:sz w:val="24"/>
          <w:highlight w:val="white"/>
        </w:rPr>
        <w:t xml:space="preserve"> = </w:t>
      </w:r>
      <w:proofErr w:type="gramStart"/>
      <w:r w:rsidRPr="004B143D">
        <w:rPr>
          <w:rFonts w:ascii="Times New Roman" w:eastAsia="Times New Roman" w:hAnsi="Times New Roman" w:cs="Times New Roman"/>
          <w:i/>
          <w:sz w:val="24"/>
          <w:highlight w:val="white"/>
        </w:rPr>
        <w:t>e</w:t>
      </w:r>
      <w:r w:rsidRPr="004B143D">
        <w:rPr>
          <w:rFonts w:ascii="Times New Roman" w:eastAsia="Times New Roman" w:hAnsi="Times New Roman" w:cs="Times New Roman"/>
          <w:sz w:val="24"/>
          <w:highlight w:val="white"/>
          <w:vertAlign w:val="superscript"/>
        </w:rPr>
        <w:t>(</w:t>
      </w:r>
      <w:proofErr w:type="gramEnd"/>
      <w:r w:rsidRPr="004B143D">
        <w:rPr>
          <w:rFonts w:ascii="Times New Roman" w:eastAsia="Times New Roman" w:hAnsi="Times New Roman" w:cs="Times New Roman"/>
          <w:i/>
          <w:sz w:val="24"/>
          <w:highlight w:val="white"/>
          <w:vertAlign w:val="superscript"/>
        </w:rPr>
        <w:t>y</w:t>
      </w:r>
      <w:r w:rsidRPr="004B143D">
        <w:rPr>
          <w:rFonts w:ascii="Times New Roman" w:eastAsia="Times New Roman" w:hAnsi="Times New Roman" w:cs="Times New Roman"/>
          <w:sz w:val="24"/>
          <w:highlight w:val="white"/>
          <w:vertAlign w:val="superscript"/>
        </w:rPr>
        <w:t xml:space="preserve"> - </w:t>
      </w:r>
      <w:r w:rsidRPr="004B143D">
        <w:rPr>
          <w:rFonts w:ascii="Times New Roman" w:eastAsia="Times New Roman" w:hAnsi="Times New Roman" w:cs="Times New Roman"/>
          <w:i/>
          <w:sz w:val="24"/>
          <w:highlight w:val="white"/>
          <w:vertAlign w:val="superscript"/>
        </w:rPr>
        <w:t>x</w:t>
      </w:r>
      <w:r w:rsidRPr="004B143D">
        <w:rPr>
          <w:rFonts w:ascii="Times New Roman" w:eastAsia="Times New Roman" w:hAnsi="Times New Roman" w:cs="Times New Roman"/>
          <w:sz w:val="24"/>
          <w:highlight w:val="white"/>
          <w:vertAlign w:val="superscript"/>
        </w:rPr>
        <w:t>)^2</w:t>
      </w:r>
      <w:r w:rsidRPr="004B143D">
        <w:rPr>
          <w:rFonts w:ascii="Times New Roman" w:eastAsia="Times New Roman" w:hAnsi="Times New Roman" w:cs="Times New Roman"/>
          <w:sz w:val="24"/>
          <w:highlight w:val="white"/>
        </w:rPr>
        <w:t xml:space="preserve">.  A more general version is to allow a shape parameter k as a coefficient on the exponent: </w:t>
      </w:r>
      <w:r w:rsidRPr="004B143D">
        <w:rPr>
          <w:rFonts w:ascii="Times New Roman" w:eastAsia="Times New Roman" w:hAnsi="Times New Roman" w:cs="Times New Roman"/>
          <w:i/>
          <w:sz w:val="24"/>
          <w:highlight w:val="white"/>
        </w:rPr>
        <w:t>z</w:t>
      </w:r>
      <w:r w:rsidRPr="004B143D">
        <w:rPr>
          <w:rFonts w:ascii="Times New Roman" w:eastAsia="Times New Roman" w:hAnsi="Times New Roman" w:cs="Times New Roman"/>
          <w:sz w:val="24"/>
          <w:highlight w:val="white"/>
        </w:rPr>
        <w:t xml:space="preserve"> = </w:t>
      </w:r>
      <w:proofErr w:type="spellStart"/>
      <w:proofErr w:type="gramStart"/>
      <w:r w:rsidRPr="004B143D">
        <w:rPr>
          <w:rFonts w:ascii="Times New Roman" w:eastAsia="Times New Roman" w:hAnsi="Times New Roman" w:cs="Times New Roman"/>
          <w:i/>
          <w:sz w:val="24"/>
          <w:highlight w:val="white"/>
        </w:rPr>
        <w:t>e</w:t>
      </w:r>
      <w:r w:rsidRPr="004B143D">
        <w:rPr>
          <w:rFonts w:ascii="Times New Roman" w:eastAsia="Times New Roman" w:hAnsi="Times New Roman" w:cs="Times New Roman"/>
          <w:i/>
          <w:sz w:val="24"/>
          <w:highlight w:val="white"/>
          <w:vertAlign w:val="superscript"/>
        </w:rPr>
        <w:t>k</w:t>
      </w:r>
      <w:proofErr w:type="spellEnd"/>
      <w:r w:rsidRPr="004B143D">
        <w:rPr>
          <w:rFonts w:ascii="Times New Roman" w:eastAsia="Times New Roman" w:hAnsi="Times New Roman" w:cs="Times New Roman"/>
          <w:sz w:val="24"/>
          <w:highlight w:val="white"/>
          <w:vertAlign w:val="superscript"/>
        </w:rPr>
        <w:t>(</w:t>
      </w:r>
      <w:proofErr w:type="gramEnd"/>
      <w:r w:rsidRPr="004B143D">
        <w:rPr>
          <w:rFonts w:ascii="Times New Roman" w:eastAsia="Times New Roman" w:hAnsi="Times New Roman" w:cs="Times New Roman"/>
          <w:i/>
          <w:sz w:val="24"/>
          <w:highlight w:val="white"/>
          <w:vertAlign w:val="superscript"/>
        </w:rPr>
        <w:t xml:space="preserve">y </w:t>
      </w:r>
      <w:r w:rsidRPr="004B143D">
        <w:rPr>
          <w:rFonts w:ascii="Times New Roman" w:eastAsia="Times New Roman" w:hAnsi="Times New Roman" w:cs="Times New Roman"/>
          <w:sz w:val="24"/>
          <w:highlight w:val="white"/>
          <w:vertAlign w:val="superscript"/>
        </w:rPr>
        <w:t xml:space="preserve">- </w:t>
      </w:r>
      <w:r w:rsidRPr="004B143D">
        <w:rPr>
          <w:rFonts w:ascii="Times New Roman" w:eastAsia="Times New Roman" w:hAnsi="Times New Roman" w:cs="Times New Roman"/>
          <w:i/>
          <w:sz w:val="24"/>
          <w:highlight w:val="white"/>
          <w:vertAlign w:val="superscript"/>
        </w:rPr>
        <w:t>x</w:t>
      </w:r>
      <w:r w:rsidRPr="004B143D">
        <w:rPr>
          <w:rFonts w:ascii="Times New Roman" w:eastAsia="Times New Roman" w:hAnsi="Times New Roman" w:cs="Times New Roman"/>
          <w:sz w:val="24"/>
          <w:highlight w:val="white"/>
          <w:vertAlign w:val="superscript"/>
        </w:rPr>
        <w:t>)^2</w:t>
      </w:r>
      <w:r w:rsidRPr="004B143D">
        <w:rPr>
          <w:rFonts w:ascii="Times New Roman" w:eastAsia="Times New Roman" w:hAnsi="Times New Roman" w:cs="Times New Roman"/>
          <w:sz w:val="24"/>
          <w:highlight w:val="white"/>
        </w:rPr>
        <w:t xml:space="preserve">.  Slicing the flow channel is equivalent to setting y to a constant c: </w:t>
      </w:r>
      <w:r w:rsidRPr="004B143D">
        <w:rPr>
          <w:rFonts w:ascii="Times New Roman" w:eastAsia="Times New Roman" w:hAnsi="Times New Roman" w:cs="Times New Roman"/>
          <w:i/>
          <w:sz w:val="24"/>
          <w:highlight w:val="white"/>
        </w:rPr>
        <w:t>z</w:t>
      </w:r>
      <w:r w:rsidRPr="004B143D">
        <w:rPr>
          <w:rFonts w:ascii="Times New Roman" w:eastAsia="Times New Roman" w:hAnsi="Times New Roman" w:cs="Times New Roman"/>
          <w:sz w:val="24"/>
          <w:highlight w:val="white"/>
        </w:rPr>
        <w:t xml:space="preserve"> = </w:t>
      </w:r>
      <w:proofErr w:type="spellStart"/>
      <w:r w:rsidRPr="004B143D">
        <w:rPr>
          <w:rFonts w:ascii="Times New Roman" w:eastAsia="Times New Roman" w:hAnsi="Times New Roman" w:cs="Times New Roman"/>
          <w:i/>
          <w:sz w:val="24"/>
          <w:highlight w:val="white"/>
        </w:rPr>
        <w:t>e</w:t>
      </w:r>
      <w:r w:rsidRPr="004B143D">
        <w:rPr>
          <w:rFonts w:ascii="Times New Roman" w:eastAsia="Times New Roman" w:hAnsi="Times New Roman" w:cs="Times New Roman"/>
          <w:i/>
          <w:sz w:val="24"/>
          <w:highlight w:val="white"/>
          <w:vertAlign w:val="superscript"/>
        </w:rPr>
        <w:t>k</w:t>
      </w:r>
      <w:proofErr w:type="spellEnd"/>
      <w:r w:rsidRPr="004B143D">
        <w:rPr>
          <w:rFonts w:ascii="Times New Roman" w:eastAsia="Times New Roman" w:hAnsi="Times New Roman" w:cs="Times New Roman"/>
          <w:sz w:val="24"/>
          <w:highlight w:val="white"/>
          <w:vertAlign w:val="superscript"/>
        </w:rPr>
        <w:t>(</w:t>
      </w:r>
      <w:r w:rsidRPr="004B143D">
        <w:rPr>
          <w:rFonts w:ascii="Times New Roman" w:eastAsia="Times New Roman" w:hAnsi="Times New Roman" w:cs="Times New Roman"/>
          <w:i/>
          <w:sz w:val="24"/>
          <w:highlight w:val="white"/>
          <w:vertAlign w:val="superscript"/>
        </w:rPr>
        <w:t>c</w:t>
      </w:r>
      <w:r w:rsidRPr="004B143D">
        <w:rPr>
          <w:rFonts w:ascii="Times New Roman" w:eastAsia="Times New Roman" w:hAnsi="Times New Roman" w:cs="Times New Roman"/>
          <w:sz w:val="24"/>
          <w:highlight w:val="white"/>
          <w:vertAlign w:val="superscript"/>
        </w:rPr>
        <w:t xml:space="preserve"> - </w:t>
      </w:r>
      <w:r w:rsidRPr="004B143D">
        <w:rPr>
          <w:rFonts w:ascii="Times New Roman" w:eastAsia="Times New Roman" w:hAnsi="Times New Roman" w:cs="Times New Roman"/>
          <w:i/>
          <w:sz w:val="24"/>
          <w:highlight w:val="white"/>
          <w:vertAlign w:val="superscript"/>
        </w:rPr>
        <w:t>x</w:t>
      </w:r>
      <w:r w:rsidRPr="004B143D">
        <w:rPr>
          <w:rFonts w:ascii="Times New Roman" w:eastAsia="Times New Roman" w:hAnsi="Times New Roman" w:cs="Times New Roman"/>
          <w:sz w:val="24"/>
          <w:highlight w:val="white"/>
          <w:vertAlign w:val="superscript"/>
        </w:rPr>
        <w:t>)^2</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eastAsia="Times New Roman" w:hAnsi="Times New Roman" w:cs="Times New Roman"/>
          <w:sz w:val="24"/>
          <w:highlight w:val="white"/>
        </w:rPr>
        <w:t xml:space="preserve">The general form of a logistic function is </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 xml:space="preserve"> = 1/(1 + </w:t>
      </w:r>
      <w:r w:rsidRPr="004B143D">
        <w:rPr>
          <w:rFonts w:ascii="Times New Roman" w:eastAsia="Times New Roman" w:hAnsi="Times New Roman" w:cs="Times New Roman"/>
          <w:i/>
          <w:sz w:val="24"/>
          <w:highlight w:val="white"/>
        </w:rPr>
        <w:t>e</w:t>
      </w:r>
      <w:r w:rsidRPr="004B143D">
        <w:rPr>
          <w:rFonts w:ascii="Times New Roman" w:eastAsia="Times New Roman" w:hAnsi="Times New Roman" w:cs="Times New Roman"/>
          <w:i/>
          <w:sz w:val="24"/>
          <w:highlight w:val="white"/>
          <w:vertAlign w:val="superscript"/>
        </w:rPr>
        <w:t>a</w:t>
      </w:r>
      <w:r w:rsidRPr="004B143D">
        <w:rPr>
          <w:rFonts w:ascii="Times New Roman" w:eastAsia="Times New Roman" w:hAnsi="Times New Roman" w:cs="Times New Roman"/>
          <w:sz w:val="24"/>
          <w:highlight w:val="white"/>
          <w:vertAlign w:val="superscript"/>
        </w:rPr>
        <w:t xml:space="preserve"> + </w:t>
      </w:r>
      <w:proofErr w:type="spellStart"/>
      <w:r w:rsidRPr="004B143D">
        <w:rPr>
          <w:rFonts w:ascii="Times New Roman" w:eastAsia="Times New Roman" w:hAnsi="Times New Roman" w:cs="Times New Roman"/>
          <w:i/>
          <w:sz w:val="24"/>
          <w:highlight w:val="white"/>
          <w:vertAlign w:val="superscript"/>
        </w:rPr>
        <w:t>bx</w:t>
      </w:r>
      <w:proofErr w:type="spellEnd"/>
      <w:r w:rsidRPr="004B143D">
        <w:rPr>
          <w:rFonts w:ascii="Times New Roman" w:eastAsia="Times New Roman" w:hAnsi="Times New Roman" w:cs="Times New Roman"/>
          <w:sz w:val="24"/>
          <w:highlight w:val="white"/>
        </w:rPr>
        <w:t>).  Solving for the inverse of this function yields</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proofErr w:type="gramStart"/>
      <w:r w:rsidRPr="004B143D">
        <w:rPr>
          <w:rFonts w:ascii="Times New Roman" w:eastAsia="Times New Roman" w:hAnsi="Times New Roman" w:cs="Times New Roman"/>
          <w:i/>
          <w:sz w:val="24"/>
          <w:highlight w:val="white"/>
        </w:rPr>
        <w:t>a</w:t>
      </w:r>
      <w:proofErr w:type="gramEnd"/>
      <w:r w:rsidRPr="004B143D">
        <w:rPr>
          <w:rFonts w:ascii="Times New Roman" w:eastAsia="Times New Roman" w:hAnsi="Times New Roman" w:cs="Times New Roman"/>
          <w:sz w:val="24"/>
          <w:highlight w:val="white"/>
        </w:rPr>
        <w:t xml:space="preserve"> + </w:t>
      </w:r>
      <w:proofErr w:type="spellStart"/>
      <w:r w:rsidRPr="004B143D">
        <w:rPr>
          <w:rFonts w:ascii="Times New Roman" w:eastAsia="Times New Roman" w:hAnsi="Times New Roman" w:cs="Times New Roman"/>
          <w:i/>
          <w:sz w:val="24"/>
          <w:highlight w:val="white"/>
        </w:rPr>
        <w:t>bx</w:t>
      </w:r>
      <w:proofErr w:type="spellEnd"/>
      <w:r w:rsidRPr="004B143D">
        <w:rPr>
          <w:rFonts w:ascii="Times New Roman" w:eastAsia="Times New Roman" w:hAnsi="Times New Roman" w:cs="Times New Roman"/>
          <w:sz w:val="24"/>
          <w:highlight w:val="white"/>
        </w:rPr>
        <w:t xml:space="preserve"> = </w:t>
      </w:r>
      <w:proofErr w:type="spellStart"/>
      <w:r w:rsidRPr="004B143D">
        <w:rPr>
          <w:rFonts w:ascii="Times New Roman" w:eastAsia="Times New Roman" w:hAnsi="Times New Roman" w:cs="Times New Roman"/>
          <w:i/>
          <w:sz w:val="24"/>
          <w:highlight w:val="white"/>
        </w:rPr>
        <w:t>ln</w:t>
      </w:r>
      <w:proofErr w:type="spellEnd"/>
      <w:r w:rsidRPr="004B143D">
        <w:rPr>
          <w:rFonts w:ascii="Times New Roman" w:eastAsia="Times New Roman" w:hAnsi="Times New Roman" w:cs="Times New Roman"/>
          <w:sz w:val="24"/>
          <w:highlight w:val="white"/>
        </w:rPr>
        <w:t xml:space="preserve">((1 - </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w:t>
      </w:r>
    </w:p>
    <w:p w:rsidR="00BB3C97" w:rsidRPr="004B143D" w:rsidRDefault="003F373E">
      <w:pPr>
        <w:pStyle w:val="Normal1"/>
        <w:widowControl w:val="0"/>
        <w:rPr>
          <w:rFonts w:ascii="Times New Roman" w:hAnsi="Times New Roman"/>
          <w:sz w:val="24"/>
        </w:rPr>
      </w:pPr>
      <w:proofErr w:type="gramStart"/>
      <w:r w:rsidRPr="004B143D">
        <w:rPr>
          <w:rFonts w:ascii="Times New Roman" w:eastAsia="Times New Roman" w:hAnsi="Times New Roman" w:cs="Times New Roman"/>
          <w:i/>
          <w:sz w:val="24"/>
          <w:highlight w:val="white"/>
        </w:rPr>
        <w:t>x</w:t>
      </w:r>
      <w:proofErr w:type="gramEnd"/>
      <w:r w:rsidRPr="004B143D">
        <w:rPr>
          <w:rFonts w:ascii="Times New Roman" w:eastAsia="Times New Roman" w:hAnsi="Times New Roman" w:cs="Times New Roman"/>
          <w:sz w:val="24"/>
          <w:highlight w:val="white"/>
        </w:rPr>
        <w:t xml:space="preserve"> = (</w:t>
      </w:r>
      <w:proofErr w:type="spellStart"/>
      <w:r w:rsidRPr="004B143D">
        <w:rPr>
          <w:rFonts w:ascii="Times New Roman" w:eastAsia="Times New Roman" w:hAnsi="Times New Roman" w:cs="Times New Roman"/>
          <w:i/>
          <w:sz w:val="24"/>
          <w:highlight w:val="white"/>
        </w:rPr>
        <w:t>ln</w:t>
      </w:r>
      <w:proofErr w:type="spellEnd"/>
      <w:r w:rsidRPr="004B143D">
        <w:rPr>
          <w:rFonts w:ascii="Times New Roman" w:eastAsia="Times New Roman" w:hAnsi="Times New Roman" w:cs="Times New Roman"/>
          <w:sz w:val="24"/>
          <w:highlight w:val="white"/>
        </w:rPr>
        <w:t xml:space="preserve">((1 - </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w:t>
      </w:r>
      <w:r w:rsidRPr="004B143D">
        <w:rPr>
          <w:rFonts w:ascii="Times New Roman" w:eastAsia="Times New Roman" w:hAnsi="Times New Roman" w:cs="Times New Roman"/>
          <w:i/>
          <w:sz w:val="24"/>
          <w:highlight w:val="white"/>
        </w:rPr>
        <w:t>y</w:t>
      </w:r>
      <w:r w:rsidRPr="004B143D">
        <w:rPr>
          <w:rFonts w:ascii="Times New Roman" w:eastAsia="Times New Roman" w:hAnsi="Times New Roman" w:cs="Times New Roman"/>
          <w:sz w:val="24"/>
          <w:highlight w:val="white"/>
        </w:rPr>
        <w:t xml:space="preserve">) - </w:t>
      </w:r>
      <w:r w:rsidRPr="004B143D">
        <w:rPr>
          <w:rFonts w:ascii="Times New Roman" w:eastAsia="Times New Roman" w:hAnsi="Times New Roman" w:cs="Times New Roman"/>
          <w:i/>
          <w:sz w:val="24"/>
          <w:highlight w:val="white"/>
        </w:rPr>
        <w:t>a</w:t>
      </w:r>
      <w:r w:rsidRPr="004B143D">
        <w:rPr>
          <w:rFonts w:ascii="Times New Roman" w:eastAsia="Times New Roman" w:hAnsi="Times New Roman" w:cs="Times New Roman"/>
          <w:sz w:val="24"/>
          <w:highlight w:val="white"/>
        </w:rPr>
        <w:t>)/</w:t>
      </w:r>
      <w:r w:rsidRPr="004B143D">
        <w:rPr>
          <w:rFonts w:ascii="Times New Roman" w:eastAsia="Times New Roman" w:hAnsi="Times New Roman" w:cs="Times New Roman"/>
          <w:i/>
          <w:sz w:val="24"/>
          <w:highlight w:val="white"/>
        </w:rPr>
        <w:t>b</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eastAsia="Times New Roman" w:hAnsi="Times New Roman" w:cs="Times New Roman"/>
          <w:sz w:val="24"/>
          <w:highlight w:val="white"/>
        </w:rPr>
        <w:t>Substituting this x into the flow channel slice:</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proofErr w:type="gramStart"/>
      <w:r w:rsidRPr="004B143D">
        <w:rPr>
          <w:rFonts w:ascii="Times New Roman" w:eastAsia="Times New Roman" w:hAnsi="Times New Roman" w:cs="Times New Roman"/>
          <w:i/>
          <w:sz w:val="24"/>
          <w:highlight w:val="white"/>
        </w:rPr>
        <w:t>z</w:t>
      </w:r>
      <w:proofErr w:type="gramEnd"/>
      <w:r w:rsidRPr="004B143D">
        <w:rPr>
          <w:rFonts w:ascii="Times New Roman" w:eastAsia="Times New Roman" w:hAnsi="Times New Roman" w:cs="Times New Roman"/>
          <w:sz w:val="24"/>
          <w:highlight w:val="white"/>
        </w:rPr>
        <w:t xml:space="preserve"> = </w:t>
      </w:r>
      <w:proofErr w:type="spellStart"/>
      <w:r w:rsidRPr="004B143D">
        <w:rPr>
          <w:rFonts w:ascii="Times New Roman" w:eastAsia="Times New Roman" w:hAnsi="Times New Roman" w:cs="Times New Roman"/>
          <w:i/>
          <w:sz w:val="24"/>
          <w:highlight w:val="white"/>
        </w:rPr>
        <w:t>e</w:t>
      </w:r>
      <w:r w:rsidRPr="004B143D">
        <w:rPr>
          <w:rFonts w:ascii="Times New Roman" w:eastAsia="Times New Roman" w:hAnsi="Times New Roman" w:cs="Times New Roman"/>
          <w:i/>
          <w:sz w:val="24"/>
          <w:highlight w:val="white"/>
          <w:vertAlign w:val="superscript"/>
        </w:rPr>
        <w:t>k</w:t>
      </w:r>
      <w:proofErr w:type="spellEnd"/>
      <w:r w:rsidRPr="004B143D">
        <w:rPr>
          <w:rFonts w:ascii="Times New Roman" w:eastAsia="Times New Roman" w:hAnsi="Times New Roman" w:cs="Times New Roman"/>
          <w:sz w:val="24"/>
          <w:highlight w:val="white"/>
          <w:vertAlign w:val="superscript"/>
        </w:rPr>
        <w:t>(</w:t>
      </w:r>
      <w:r w:rsidRPr="004B143D">
        <w:rPr>
          <w:rFonts w:ascii="Times New Roman" w:eastAsia="Times New Roman" w:hAnsi="Times New Roman" w:cs="Times New Roman"/>
          <w:i/>
          <w:sz w:val="24"/>
          <w:highlight w:val="white"/>
          <w:vertAlign w:val="superscript"/>
        </w:rPr>
        <w:t>c</w:t>
      </w:r>
      <w:r w:rsidRPr="004B143D">
        <w:rPr>
          <w:rFonts w:ascii="Times New Roman" w:eastAsia="Times New Roman" w:hAnsi="Times New Roman" w:cs="Times New Roman"/>
          <w:sz w:val="24"/>
          <w:highlight w:val="white"/>
          <w:vertAlign w:val="superscript"/>
        </w:rPr>
        <w:t xml:space="preserve"> - (</w:t>
      </w:r>
      <w:proofErr w:type="spellStart"/>
      <w:r w:rsidRPr="004B143D">
        <w:rPr>
          <w:rFonts w:ascii="Times New Roman" w:eastAsia="Times New Roman" w:hAnsi="Times New Roman" w:cs="Times New Roman"/>
          <w:i/>
          <w:sz w:val="24"/>
          <w:highlight w:val="white"/>
          <w:vertAlign w:val="superscript"/>
        </w:rPr>
        <w:t>ln</w:t>
      </w:r>
      <w:proofErr w:type="spellEnd"/>
      <w:r w:rsidRPr="004B143D">
        <w:rPr>
          <w:rFonts w:ascii="Times New Roman" w:eastAsia="Times New Roman" w:hAnsi="Times New Roman" w:cs="Times New Roman"/>
          <w:sz w:val="24"/>
          <w:highlight w:val="white"/>
          <w:vertAlign w:val="superscript"/>
        </w:rPr>
        <w:t xml:space="preserve">((1 - </w:t>
      </w:r>
      <w:r w:rsidRPr="004B143D">
        <w:rPr>
          <w:rFonts w:ascii="Times New Roman" w:eastAsia="Times New Roman" w:hAnsi="Times New Roman" w:cs="Times New Roman"/>
          <w:i/>
          <w:sz w:val="24"/>
          <w:highlight w:val="white"/>
          <w:vertAlign w:val="superscript"/>
        </w:rPr>
        <w:t>y</w:t>
      </w:r>
      <w:r w:rsidRPr="004B143D">
        <w:rPr>
          <w:rFonts w:ascii="Times New Roman" w:eastAsia="Times New Roman" w:hAnsi="Times New Roman" w:cs="Times New Roman"/>
          <w:sz w:val="24"/>
          <w:highlight w:val="white"/>
          <w:vertAlign w:val="superscript"/>
        </w:rPr>
        <w:t>)/</w:t>
      </w:r>
      <w:r w:rsidRPr="004B143D">
        <w:rPr>
          <w:rFonts w:ascii="Times New Roman" w:eastAsia="Times New Roman" w:hAnsi="Times New Roman" w:cs="Times New Roman"/>
          <w:i/>
          <w:sz w:val="24"/>
          <w:highlight w:val="white"/>
          <w:vertAlign w:val="superscript"/>
        </w:rPr>
        <w:t>y</w:t>
      </w:r>
      <w:r w:rsidRPr="004B143D">
        <w:rPr>
          <w:rFonts w:ascii="Times New Roman" w:eastAsia="Times New Roman" w:hAnsi="Times New Roman" w:cs="Times New Roman"/>
          <w:sz w:val="24"/>
          <w:highlight w:val="white"/>
          <w:vertAlign w:val="superscript"/>
        </w:rPr>
        <w:t xml:space="preserve">) - </w:t>
      </w:r>
      <w:r w:rsidRPr="004B143D">
        <w:rPr>
          <w:rFonts w:ascii="Times New Roman" w:eastAsia="Times New Roman" w:hAnsi="Times New Roman" w:cs="Times New Roman"/>
          <w:i/>
          <w:sz w:val="24"/>
          <w:highlight w:val="white"/>
          <w:vertAlign w:val="superscript"/>
        </w:rPr>
        <w:t>a</w:t>
      </w:r>
      <w:r w:rsidRPr="004B143D">
        <w:rPr>
          <w:rFonts w:ascii="Times New Roman" w:eastAsia="Times New Roman" w:hAnsi="Times New Roman" w:cs="Times New Roman"/>
          <w:sz w:val="24"/>
          <w:highlight w:val="white"/>
          <w:vertAlign w:val="superscript"/>
        </w:rPr>
        <w:t>)/</w:t>
      </w:r>
      <w:r w:rsidRPr="004B143D">
        <w:rPr>
          <w:rFonts w:ascii="Times New Roman" w:eastAsia="Times New Roman" w:hAnsi="Times New Roman" w:cs="Times New Roman"/>
          <w:i/>
          <w:sz w:val="24"/>
          <w:highlight w:val="white"/>
          <w:vertAlign w:val="superscript"/>
        </w:rPr>
        <w:t>b</w:t>
      </w:r>
      <w:r w:rsidRPr="004B143D">
        <w:rPr>
          <w:rFonts w:ascii="Times New Roman" w:eastAsia="Times New Roman" w:hAnsi="Times New Roman" w:cs="Times New Roman"/>
          <w:sz w:val="24"/>
          <w:highlight w:val="white"/>
          <w:vertAlign w:val="superscript"/>
        </w:rPr>
        <w:t>)^2</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eastAsia="Times New Roman" w:hAnsi="Times New Roman" w:cs="Times New Roman"/>
          <w:sz w:val="24"/>
          <w:highlight w:val="white"/>
        </w:rPr>
        <w:t xml:space="preserve">Let us define new constants </w:t>
      </w:r>
      <w:r w:rsidRPr="004B143D">
        <w:rPr>
          <w:rFonts w:ascii="Times New Roman" w:eastAsia="Times New Roman" w:hAnsi="Times New Roman" w:cs="Times New Roman"/>
          <w:i/>
          <w:sz w:val="24"/>
          <w:highlight w:val="white"/>
        </w:rPr>
        <w:t>d</w:t>
      </w:r>
      <w:r w:rsidRPr="004B143D">
        <w:rPr>
          <w:rFonts w:ascii="Times New Roman" w:eastAsia="Times New Roman" w:hAnsi="Times New Roman" w:cs="Times New Roman"/>
          <w:sz w:val="24"/>
          <w:highlight w:val="white"/>
        </w:rPr>
        <w:t xml:space="preserve"> = </w:t>
      </w:r>
      <w:r w:rsidRPr="004B143D">
        <w:rPr>
          <w:rFonts w:ascii="Times New Roman" w:eastAsia="Times New Roman" w:hAnsi="Times New Roman" w:cs="Times New Roman"/>
          <w:i/>
          <w:sz w:val="24"/>
          <w:highlight w:val="white"/>
        </w:rPr>
        <w:t>k</w:t>
      </w:r>
      <w:r w:rsidRPr="004B143D">
        <w:rPr>
          <w:rFonts w:ascii="Times New Roman" w:eastAsia="Times New Roman" w:hAnsi="Times New Roman" w:cs="Times New Roman"/>
          <w:sz w:val="24"/>
          <w:highlight w:val="white"/>
        </w:rPr>
        <w:t>/</w:t>
      </w:r>
      <w:r w:rsidRPr="004B143D">
        <w:rPr>
          <w:rFonts w:ascii="Times New Roman" w:eastAsia="Times New Roman" w:hAnsi="Times New Roman" w:cs="Times New Roman"/>
          <w:i/>
          <w:sz w:val="24"/>
          <w:highlight w:val="white"/>
        </w:rPr>
        <w:t>b</w:t>
      </w:r>
      <w:r w:rsidRPr="004B143D">
        <w:rPr>
          <w:rFonts w:ascii="Times New Roman" w:eastAsia="Times New Roman" w:hAnsi="Times New Roman" w:cs="Times New Roman"/>
          <w:sz w:val="24"/>
          <w:highlight w:val="white"/>
          <w:vertAlign w:val="superscript"/>
        </w:rPr>
        <w:t>2</w:t>
      </w:r>
      <w:r w:rsidRPr="004B143D">
        <w:rPr>
          <w:rFonts w:ascii="Times New Roman" w:eastAsia="Times New Roman" w:hAnsi="Times New Roman" w:cs="Times New Roman"/>
          <w:sz w:val="24"/>
          <w:highlight w:val="white"/>
        </w:rPr>
        <w:t xml:space="preserve"> and </w:t>
      </w:r>
      <w:r w:rsidRPr="004B143D">
        <w:rPr>
          <w:rFonts w:ascii="Times New Roman" w:eastAsia="Times New Roman" w:hAnsi="Times New Roman" w:cs="Times New Roman"/>
          <w:i/>
          <w:sz w:val="24"/>
          <w:highlight w:val="white"/>
        </w:rPr>
        <w:t>f</w:t>
      </w:r>
      <w:r w:rsidRPr="004B143D">
        <w:rPr>
          <w:rFonts w:ascii="Times New Roman" w:eastAsia="Times New Roman" w:hAnsi="Times New Roman" w:cs="Times New Roman"/>
          <w:sz w:val="24"/>
          <w:highlight w:val="white"/>
        </w:rPr>
        <w:t xml:space="preserve"> = </w:t>
      </w:r>
      <w:r w:rsidRPr="004B143D">
        <w:rPr>
          <w:rFonts w:ascii="Times New Roman" w:eastAsia="Times New Roman" w:hAnsi="Times New Roman" w:cs="Times New Roman"/>
          <w:i/>
          <w:sz w:val="24"/>
          <w:highlight w:val="white"/>
        </w:rPr>
        <w:t>cb</w:t>
      </w:r>
      <w:r w:rsidRPr="004B143D">
        <w:rPr>
          <w:rFonts w:ascii="Times New Roman" w:eastAsia="Times New Roman" w:hAnsi="Times New Roman" w:cs="Times New Roman"/>
          <w:sz w:val="24"/>
          <w:highlight w:val="white"/>
          <w:vertAlign w:val="superscript"/>
        </w:rPr>
        <w:t>2</w:t>
      </w:r>
      <w:r w:rsidRPr="004B143D">
        <w:rPr>
          <w:rFonts w:ascii="Times New Roman" w:eastAsia="Times New Roman" w:hAnsi="Times New Roman" w:cs="Times New Roman"/>
          <w:sz w:val="24"/>
          <w:highlight w:val="white"/>
        </w:rPr>
        <w:t>.  The function simplifies to</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proofErr w:type="gramStart"/>
      <w:r w:rsidRPr="004B143D">
        <w:rPr>
          <w:rFonts w:ascii="Times New Roman" w:eastAsia="Times New Roman" w:hAnsi="Times New Roman" w:cs="Times New Roman"/>
          <w:i/>
          <w:sz w:val="24"/>
          <w:highlight w:val="white"/>
        </w:rPr>
        <w:t>z</w:t>
      </w:r>
      <w:proofErr w:type="gramEnd"/>
      <w:r w:rsidRPr="004B143D">
        <w:rPr>
          <w:rFonts w:ascii="Times New Roman" w:eastAsia="Times New Roman" w:hAnsi="Times New Roman" w:cs="Times New Roman"/>
          <w:sz w:val="24"/>
          <w:highlight w:val="white"/>
        </w:rPr>
        <w:t xml:space="preserve"> = </w:t>
      </w:r>
      <w:proofErr w:type="spellStart"/>
      <w:r w:rsidRPr="004B143D">
        <w:rPr>
          <w:rFonts w:ascii="Times New Roman" w:eastAsia="Times New Roman" w:hAnsi="Times New Roman" w:cs="Times New Roman"/>
          <w:i/>
          <w:sz w:val="24"/>
          <w:highlight w:val="white"/>
        </w:rPr>
        <w:t>e</w:t>
      </w:r>
      <w:r w:rsidRPr="004B143D">
        <w:rPr>
          <w:rFonts w:ascii="Times New Roman" w:eastAsia="Times New Roman" w:hAnsi="Times New Roman" w:cs="Times New Roman"/>
          <w:i/>
          <w:sz w:val="24"/>
          <w:highlight w:val="white"/>
          <w:vertAlign w:val="superscript"/>
        </w:rPr>
        <w:t>d</w:t>
      </w:r>
      <w:proofErr w:type="spellEnd"/>
      <w:r w:rsidRPr="004B143D">
        <w:rPr>
          <w:rFonts w:ascii="Times New Roman" w:eastAsia="Times New Roman" w:hAnsi="Times New Roman" w:cs="Times New Roman"/>
          <w:sz w:val="24"/>
          <w:highlight w:val="white"/>
          <w:vertAlign w:val="superscript"/>
        </w:rPr>
        <w:t>((</w:t>
      </w:r>
      <w:r w:rsidRPr="004B143D">
        <w:rPr>
          <w:rFonts w:ascii="Times New Roman" w:eastAsia="Times New Roman" w:hAnsi="Times New Roman" w:cs="Times New Roman"/>
          <w:i/>
          <w:sz w:val="24"/>
          <w:highlight w:val="white"/>
          <w:vertAlign w:val="superscript"/>
        </w:rPr>
        <w:t>f - a</w:t>
      </w:r>
      <w:r w:rsidRPr="004B143D">
        <w:rPr>
          <w:rFonts w:ascii="Times New Roman" w:eastAsia="Times New Roman" w:hAnsi="Times New Roman" w:cs="Times New Roman"/>
          <w:sz w:val="24"/>
          <w:highlight w:val="white"/>
          <w:vertAlign w:val="superscript"/>
        </w:rPr>
        <w:t xml:space="preserve">) - </w:t>
      </w:r>
      <w:proofErr w:type="spellStart"/>
      <w:r w:rsidRPr="004B143D">
        <w:rPr>
          <w:rFonts w:ascii="Times New Roman" w:eastAsia="Times New Roman" w:hAnsi="Times New Roman" w:cs="Times New Roman"/>
          <w:i/>
          <w:sz w:val="24"/>
          <w:highlight w:val="white"/>
          <w:vertAlign w:val="superscript"/>
        </w:rPr>
        <w:t>ln</w:t>
      </w:r>
      <w:proofErr w:type="spellEnd"/>
      <w:r w:rsidRPr="004B143D">
        <w:rPr>
          <w:rFonts w:ascii="Times New Roman" w:eastAsia="Times New Roman" w:hAnsi="Times New Roman" w:cs="Times New Roman"/>
          <w:sz w:val="24"/>
          <w:highlight w:val="white"/>
          <w:vertAlign w:val="superscript"/>
        </w:rPr>
        <w:t xml:space="preserve">((1 - </w:t>
      </w:r>
      <w:r w:rsidRPr="004B143D">
        <w:rPr>
          <w:rFonts w:ascii="Times New Roman" w:eastAsia="Times New Roman" w:hAnsi="Times New Roman" w:cs="Times New Roman"/>
          <w:i/>
          <w:sz w:val="24"/>
          <w:highlight w:val="white"/>
          <w:vertAlign w:val="superscript"/>
        </w:rPr>
        <w:t>y</w:t>
      </w:r>
      <w:r w:rsidRPr="004B143D">
        <w:rPr>
          <w:rFonts w:ascii="Times New Roman" w:eastAsia="Times New Roman" w:hAnsi="Times New Roman" w:cs="Times New Roman"/>
          <w:sz w:val="24"/>
          <w:highlight w:val="white"/>
          <w:vertAlign w:val="superscript"/>
        </w:rPr>
        <w:t>)/</w:t>
      </w:r>
      <w:r w:rsidRPr="004B143D">
        <w:rPr>
          <w:rFonts w:ascii="Times New Roman" w:eastAsia="Times New Roman" w:hAnsi="Times New Roman" w:cs="Times New Roman"/>
          <w:i/>
          <w:sz w:val="24"/>
          <w:highlight w:val="white"/>
          <w:vertAlign w:val="superscript"/>
        </w:rPr>
        <w:t>y</w:t>
      </w:r>
      <w:r w:rsidRPr="004B143D">
        <w:rPr>
          <w:rFonts w:ascii="Times New Roman" w:eastAsia="Times New Roman" w:hAnsi="Times New Roman" w:cs="Times New Roman"/>
          <w:sz w:val="24"/>
          <w:highlight w:val="white"/>
          <w:vertAlign w:val="superscript"/>
        </w:rPr>
        <w:t>))^2</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eastAsia="Times New Roman" w:hAnsi="Times New Roman" w:cs="Times New Roman"/>
          <w:sz w:val="24"/>
          <w:highlight w:val="white"/>
        </w:rPr>
        <w:t xml:space="preserve">Defining </w:t>
      </w:r>
      <w:r w:rsidRPr="004B143D">
        <w:rPr>
          <w:rFonts w:ascii="Times New Roman" w:eastAsia="Times New Roman" w:hAnsi="Times New Roman" w:cs="Times New Roman"/>
          <w:i/>
          <w:sz w:val="24"/>
          <w:highlight w:val="white"/>
        </w:rPr>
        <w:t>g</w:t>
      </w:r>
      <w:r w:rsidRPr="004B143D">
        <w:rPr>
          <w:rFonts w:ascii="Times New Roman" w:eastAsia="Times New Roman" w:hAnsi="Times New Roman" w:cs="Times New Roman"/>
          <w:sz w:val="24"/>
          <w:highlight w:val="white"/>
        </w:rPr>
        <w:t xml:space="preserve"> = </w:t>
      </w:r>
      <w:r w:rsidRPr="004B143D">
        <w:rPr>
          <w:rFonts w:ascii="Times New Roman" w:eastAsia="Times New Roman" w:hAnsi="Times New Roman" w:cs="Times New Roman"/>
          <w:i/>
          <w:sz w:val="24"/>
          <w:highlight w:val="white"/>
        </w:rPr>
        <w:t>f - a</w:t>
      </w:r>
      <w:r w:rsidRPr="004B143D">
        <w:rPr>
          <w:rFonts w:ascii="Times New Roman" w:eastAsia="Times New Roman" w:hAnsi="Times New Roman" w:cs="Times New Roman"/>
          <w:sz w:val="24"/>
          <w:highlight w:val="white"/>
        </w:rPr>
        <w:t>, we now have this function in two constants:</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proofErr w:type="gramStart"/>
      <w:r w:rsidRPr="004B143D">
        <w:rPr>
          <w:rFonts w:ascii="Times New Roman" w:eastAsia="Times New Roman" w:hAnsi="Times New Roman" w:cs="Times New Roman"/>
          <w:i/>
          <w:sz w:val="24"/>
          <w:highlight w:val="white"/>
        </w:rPr>
        <w:t>z</w:t>
      </w:r>
      <w:proofErr w:type="gramEnd"/>
      <w:r w:rsidRPr="004B143D">
        <w:rPr>
          <w:rFonts w:ascii="Times New Roman" w:eastAsia="Times New Roman" w:hAnsi="Times New Roman" w:cs="Times New Roman"/>
          <w:sz w:val="24"/>
          <w:highlight w:val="white"/>
        </w:rPr>
        <w:t xml:space="preserve"> = </w:t>
      </w:r>
      <w:proofErr w:type="spellStart"/>
      <w:r w:rsidRPr="004B143D">
        <w:rPr>
          <w:rFonts w:ascii="Times New Roman" w:eastAsia="Times New Roman" w:hAnsi="Times New Roman" w:cs="Times New Roman"/>
          <w:i/>
          <w:sz w:val="24"/>
          <w:highlight w:val="white"/>
        </w:rPr>
        <w:t>e</w:t>
      </w:r>
      <w:r w:rsidRPr="004B143D">
        <w:rPr>
          <w:rFonts w:ascii="Times New Roman" w:eastAsia="Times New Roman" w:hAnsi="Times New Roman" w:cs="Times New Roman"/>
          <w:i/>
          <w:sz w:val="24"/>
          <w:highlight w:val="white"/>
          <w:vertAlign w:val="superscript"/>
        </w:rPr>
        <w:t>d</w:t>
      </w:r>
      <w:proofErr w:type="spellEnd"/>
      <w:r w:rsidRPr="004B143D">
        <w:rPr>
          <w:rFonts w:ascii="Times New Roman" w:eastAsia="Times New Roman" w:hAnsi="Times New Roman" w:cs="Times New Roman"/>
          <w:sz w:val="24"/>
          <w:highlight w:val="white"/>
          <w:vertAlign w:val="superscript"/>
        </w:rPr>
        <w:t>(</w:t>
      </w:r>
      <w:r w:rsidRPr="004B143D">
        <w:rPr>
          <w:rFonts w:ascii="Times New Roman" w:eastAsia="Times New Roman" w:hAnsi="Times New Roman" w:cs="Times New Roman"/>
          <w:i/>
          <w:sz w:val="24"/>
          <w:highlight w:val="white"/>
          <w:vertAlign w:val="superscript"/>
        </w:rPr>
        <w:t>g</w:t>
      </w:r>
      <w:r w:rsidRPr="004B143D">
        <w:rPr>
          <w:rFonts w:ascii="Times New Roman" w:eastAsia="Times New Roman" w:hAnsi="Times New Roman" w:cs="Times New Roman"/>
          <w:sz w:val="24"/>
          <w:highlight w:val="white"/>
          <w:vertAlign w:val="superscript"/>
        </w:rPr>
        <w:t xml:space="preserve"> - </w:t>
      </w:r>
      <w:proofErr w:type="spellStart"/>
      <w:r w:rsidRPr="004B143D">
        <w:rPr>
          <w:rFonts w:ascii="Times New Roman" w:eastAsia="Times New Roman" w:hAnsi="Times New Roman" w:cs="Times New Roman"/>
          <w:i/>
          <w:sz w:val="24"/>
          <w:highlight w:val="white"/>
          <w:vertAlign w:val="superscript"/>
        </w:rPr>
        <w:t>ln</w:t>
      </w:r>
      <w:proofErr w:type="spellEnd"/>
      <w:r w:rsidRPr="004B143D">
        <w:rPr>
          <w:rFonts w:ascii="Times New Roman" w:eastAsia="Times New Roman" w:hAnsi="Times New Roman" w:cs="Times New Roman"/>
          <w:sz w:val="24"/>
          <w:highlight w:val="white"/>
          <w:vertAlign w:val="superscript"/>
        </w:rPr>
        <w:t xml:space="preserve">((1 - </w:t>
      </w:r>
      <w:r w:rsidRPr="004B143D">
        <w:rPr>
          <w:rFonts w:ascii="Times New Roman" w:eastAsia="Times New Roman" w:hAnsi="Times New Roman" w:cs="Times New Roman"/>
          <w:i/>
          <w:sz w:val="24"/>
          <w:highlight w:val="white"/>
          <w:vertAlign w:val="superscript"/>
        </w:rPr>
        <w:t>y</w:t>
      </w:r>
      <w:r w:rsidRPr="004B143D">
        <w:rPr>
          <w:rFonts w:ascii="Times New Roman" w:eastAsia="Times New Roman" w:hAnsi="Times New Roman" w:cs="Times New Roman"/>
          <w:sz w:val="24"/>
          <w:highlight w:val="white"/>
          <w:vertAlign w:val="superscript"/>
        </w:rPr>
        <w:t>)/</w:t>
      </w:r>
      <w:r w:rsidRPr="004B143D">
        <w:rPr>
          <w:rFonts w:ascii="Times New Roman" w:eastAsia="Times New Roman" w:hAnsi="Times New Roman" w:cs="Times New Roman"/>
          <w:i/>
          <w:sz w:val="24"/>
          <w:highlight w:val="white"/>
          <w:vertAlign w:val="superscript"/>
        </w:rPr>
        <w:t>y</w:t>
      </w:r>
      <w:r w:rsidRPr="004B143D">
        <w:rPr>
          <w:rFonts w:ascii="Times New Roman" w:eastAsia="Times New Roman" w:hAnsi="Times New Roman" w:cs="Times New Roman"/>
          <w:sz w:val="24"/>
          <w:highlight w:val="white"/>
          <w:vertAlign w:val="superscript"/>
        </w:rPr>
        <w:t>))^2</w:t>
      </w:r>
    </w:p>
    <w:p w:rsidR="00BB3C97" w:rsidRPr="004B143D" w:rsidRDefault="00BB3C97">
      <w:pPr>
        <w:pStyle w:val="Normal1"/>
        <w:widowControl w:val="0"/>
        <w:rPr>
          <w:rFonts w:ascii="Times New Roman" w:hAnsi="Times New Roman"/>
          <w:sz w:val="24"/>
        </w:rPr>
      </w:pPr>
    </w:p>
    <w:p w:rsidR="00BB3C97" w:rsidRPr="004B143D" w:rsidRDefault="003F373E">
      <w:pPr>
        <w:pStyle w:val="Normal1"/>
        <w:widowControl w:val="0"/>
        <w:rPr>
          <w:rFonts w:ascii="Times New Roman" w:hAnsi="Times New Roman"/>
          <w:sz w:val="24"/>
        </w:rPr>
      </w:pPr>
      <w:r w:rsidRPr="004B143D">
        <w:rPr>
          <w:rFonts w:ascii="Times New Roman" w:eastAsia="Times New Roman" w:hAnsi="Times New Roman" w:cs="Times New Roman"/>
          <w:sz w:val="24"/>
          <w:highlight w:val="white"/>
        </w:rPr>
        <w:t xml:space="preserve">Examples of this function are graphed in Figures 8 through 12.  Each of these functions has </w:t>
      </w:r>
      <w:r w:rsidRPr="004B143D">
        <w:rPr>
          <w:rFonts w:ascii="Times New Roman" w:eastAsia="Times New Roman" w:hAnsi="Times New Roman" w:cs="Times New Roman"/>
          <w:i/>
          <w:sz w:val="24"/>
          <w:highlight w:val="white"/>
        </w:rPr>
        <w:t>d</w:t>
      </w:r>
      <w:r w:rsidRPr="004B143D">
        <w:rPr>
          <w:rFonts w:ascii="Times New Roman" w:eastAsia="Times New Roman" w:hAnsi="Times New Roman" w:cs="Times New Roman"/>
          <w:sz w:val="24"/>
          <w:highlight w:val="white"/>
        </w:rPr>
        <w:t xml:space="preserve"> = 1.  The values of </w:t>
      </w:r>
      <w:r w:rsidRPr="004B143D">
        <w:rPr>
          <w:rFonts w:ascii="Times New Roman" w:eastAsia="Times New Roman" w:hAnsi="Times New Roman" w:cs="Times New Roman"/>
          <w:i/>
          <w:sz w:val="24"/>
          <w:highlight w:val="white"/>
        </w:rPr>
        <w:t>g</w:t>
      </w:r>
      <w:r w:rsidRPr="004B143D">
        <w:rPr>
          <w:rFonts w:ascii="Times New Roman" w:eastAsia="Times New Roman" w:hAnsi="Times New Roman" w:cs="Times New Roman"/>
          <w:sz w:val="24"/>
          <w:highlight w:val="white"/>
        </w:rPr>
        <w:t xml:space="preserve"> are </w:t>
      </w:r>
      <w:r w:rsidR="00FA27DE" w:rsidRPr="004B143D">
        <w:rPr>
          <w:rFonts w:ascii="Times New Roman" w:eastAsia="Times New Roman" w:hAnsi="Times New Roman" w:cs="Times New Roman"/>
          <w:sz w:val="24"/>
          <w:highlight w:val="white"/>
        </w:rPr>
        <w:t>integers that</w:t>
      </w:r>
      <w:r w:rsidRPr="004B143D">
        <w:rPr>
          <w:rFonts w:ascii="Times New Roman" w:eastAsia="Times New Roman" w:hAnsi="Times New Roman" w:cs="Times New Roman"/>
          <w:sz w:val="24"/>
          <w:highlight w:val="white"/>
        </w:rPr>
        <w:t xml:space="preserve"> range from -2 to 2.  </w:t>
      </w:r>
    </w:p>
    <w:p w:rsidR="00BB3C97" w:rsidRPr="004B143D" w:rsidRDefault="00BB3C97">
      <w:pPr>
        <w:pStyle w:val="Normal1"/>
        <w:widowControl w:val="0"/>
        <w:rPr>
          <w:rFonts w:ascii="Times New Roman" w:hAnsi="Times New Roman"/>
          <w:sz w:val="24"/>
        </w:rPr>
      </w:pPr>
    </w:p>
    <w:sectPr w:rsidR="00BB3C97" w:rsidRPr="004B143D" w:rsidSect="00FA27DE">
      <w:headerReference w:type="default" r:id="rId38"/>
      <w:headerReference w:type="first" r:id="rId39"/>
      <w:pgSz w:w="12240" w:h="15840"/>
      <w:pgMar w:top="1440" w:right="1440" w:bottom="1440" w:left="1440" w:gutter="0"/>
      <w:titlePg/>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35" w:author="Michelle Haley" w:date="2014-11-11T21:06:00Z" w:initials="MH">
    <w:p w:rsidR="00A46154" w:rsidRDefault="00A46154">
      <w:pPr>
        <w:pStyle w:val="CommentText"/>
      </w:pPr>
      <w:r>
        <w:rPr>
          <w:rStyle w:val="CommentReference"/>
        </w:rPr>
        <w:annotationRef/>
      </w:r>
      <w:r>
        <w:t>New APA is 150-250 words</w:t>
      </w:r>
    </w:p>
  </w:comment>
  <w:comment w:id="91" w:author="Dr. Brittany Aleshire" w:date="2014-11-08T23:00:00Z" w:initials="BA">
    <w:p w:rsidR="00A46154" w:rsidRDefault="00A46154">
      <w:pPr>
        <w:pStyle w:val="CommentText"/>
      </w:pPr>
      <w:r>
        <w:rPr>
          <w:rStyle w:val="CommentReference"/>
        </w:rPr>
        <w:annotationRef/>
      </w:r>
      <w:r>
        <w:t>This is an operational definition. If you use it here you need to define it.</w:t>
      </w:r>
    </w:p>
  </w:comment>
  <w:comment w:id="96" w:author="Dr. Brittany Aleshire" w:date="2014-11-08T23:01:00Z" w:initials="BA">
    <w:p w:rsidR="00A46154" w:rsidRDefault="00A46154">
      <w:pPr>
        <w:pStyle w:val="CommentText"/>
      </w:pPr>
      <w:r>
        <w:rPr>
          <w:rStyle w:val="CommentReference"/>
        </w:rPr>
        <w:annotationRef/>
      </w:r>
      <w:r>
        <w:t>Insert sentence describing number of participants, age, and relevant demographics of your participant sample.</w:t>
      </w:r>
    </w:p>
  </w:comment>
  <w:comment w:id="115" w:author="Dr. Brittany Aleshire" w:date="2014-11-08T23:02:00Z" w:initials="BA">
    <w:p w:rsidR="00A46154" w:rsidRDefault="00A46154">
      <w:pPr>
        <w:pStyle w:val="CommentText"/>
      </w:pPr>
      <w:r>
        <w:rPr>
          <w:rStyle w:val="CommentReference"/>
        </w:rPr>
        <w:annotationRef/>
      </w:r>
      <w:r>
        <w:t>Growing evidence? Was there a directionality to your findings? How are you determining that the evidence was growing? Likely you just want to say research indicated that…or there was evidence so support two conclusions….</w:t>
      </w:r>
    </w:p>
  </w:comment>
  <w:comment w:id="116" w:author="Dr. Brittany Aleshire" w:date="2014-11-08T23:04:00Z" w:initials="BA">
    <w:p w:rsidR="00A46154" w:rsidRDefault="00A46154">
      <w:pPr>
        <w:pStyle w:val="CommentText"/>
      </w:pPr>
      <w:r>
        <w:rPr>
          <w:rStyle w:val="CommentReference"/>
        </w:rPr>
        <w:annotationRef/>
      </w:r>
      <w:r>
        <w:t>This is still out of context. Provide more general information so that the findings make sense in the context of this paragraph.</w:t>
      </w:r>
    </w:p>
  </w:comment>
  <w:comment w:id="117" w:author="Dr. Brittany Aleshire" w:date="2014-11-09T10:37:00Z" w:initials="BA">
    <w:p w:rsidR="00A46154" w:rsidRDefault="00A46154">
      <w:pPr>
        <w:pStyle w:val="CommentText"/>
      </w:pPr>
      <w:r>
        <w:rPr>
          <w:rStyle w:val="CommentReference"/>
        </w:rPr>
        <w:annotationRef/>
      </w:r>
      <w:r>
        <w:t xml:space="preserve">Abstract: </w:t>
      </w:r>
      <w:r w:rsidRPr="002918C2">
        <w:t>write a concise summary of the key points of</w:t>
      </w:r>
      <w:r>
        <w:t xml:space="preserve"> your research.</w:t>
      </w:r>
      <w:r w:rsidRPr="002918C2">
        <w:t xml:space="preserve"> Your abstract should contain at least your research topic, research questions, participants, methods, results, data analysis, and conclusions. You may also include possible implications of your research and future work you see connected with your findings. Your abstract should be a single paragraph d</w:t>
      </w:r>
      <w:r>
        <w:t>ouble-spaced.</w:t>
      </w:r>
    </w:p>
  </w:comment>
  <w:comment w:id="165" w:author="Dr. Brittany Aleshire" w:date="2014-11-21T20:04:00Z" w:initials="BA">
    <w:p w:rsidR="00A46154" w:rsidRDefault="00A46154" w:rsidP="00606C13">
      <w:pPr>
        <w:pStyle w:val="CommentText"/>
      </w:pPr>
      <w:r>
        <w:rPr>
          <w:rStyle w:val="CommentReference"/>
        </w:rPr>
        <w:annotationRef/>
      </w:r>
      <w:r>
        <w:t>Please see APA 6 guidelines on formatting of level headings. This formatting is incorrect.</w:t>
      </w:r>
    </w:p>
  </w:comment>
  <w:comment w:id="344" w:author="Dr. Brittany Aleshire" w:date="2014-11-08T23:05:00Z" w:initials="BA">
    <w:p w:rsidR="00A46154" w:rsidRDefault="00A46154">
      <w:pPr>
        <w:pStyle w:val="CommentText"/>
      </w:pPr>
      <w:r>
        <w:rPr>
          <w:rStyle w:val="CommentReference"/>
        </w:rPr>
        <w:annotationRef/>
      </w:r>
      <w:r>
        <w:t>Insert Table of Contents</w:t>
      </w:r>
    </w:p>
  </w:comment>
  <w:comment w:id="349" w:author="Dr. Brittany Aleshire" w:date="2014-11-08T23:05:00Z" w:initials="BA">
    <w:p w:rsidR="00A46154" w:rsidRDefault="00A46154">
      <w:pPr>
        <w:pStyle w:val="CommentText"/>
      </w:pPr>
      <w:r>
        <w:rPr>
          <w:rStyle w:val="CommentReference"/>
        </w:rPr>
        <w:annotationRef/>
      </w:r>
      <w:r>
        <w:t>Please see APA 6 guidelines on formatting of level headings. This formatting is incorrect.</w:t>
      </w:r>
    </w:p>
  </w:comment>
  <w:comment w:id="362" w:author="Dr. Brittany Aleshire" w:date="2014-11-08T23:06:00Z" w:initials="BA">
    <w:p w:rsidR="00A46154" w:rsidRDefault="00A46154">
      <w:pPr>
        <w:pStyle w:val="CommentText"/>
      </w:pPr>
      <w:r>
        <w:rPr>
          <w:rStyle w:val="CommentReference"/>
        </w:rPr>
        <w:annotationRef/>
      </w:r>
      <w:r>
        <w:t>This term is too broad. I assume you mean computer-based interaction? Not like, soccer or conversation…be specific. Only Americans? I’m sure this generalization extends beyond Americans. Revise this introductory sentence to be stronger.</w:t>
      </w:r>
    </w:p>
  </w:comment>
  <w:comment w:id="388" w:author="Dr. Brittany Aleshire" w:date="2014-11-08T23:09:00Z" w:initials="BA">
    <w:p w:rsidR="00A46154" w:rsidRDefault="00A46154">
      <w:pPr>
        <w:pStyle w:val="CommentText"/>
      </w:pPr>
      <w:r>
        <w:rPr>
          <w:rStyle w:val="CommentReference"/>
        </w:rPr>
        <w:annotationRef/>
      </w:r>
      <w:r>
        <w:t>You have given support for your initial statement by saying that video games make a lot of money therefore it’s a serious past-time. This is flawed logic. Please revise.</w:t>
      </w:r>
    </w:p>
  </w:comment>
  <w:comment w:id="401" w:author="Dr. Brittany Aleshire" w:date="2014-11-21T20:25:00Z" w:initials="BA">
    <w:p w:rsidR="00A46154" w:rsidRDefault="00A46154" w:rsidP="00B82857">
      <w:pPr>
        <w:pStyle w:val="CommentText"/>
      </w:pPr>
      <w:r>
        <w:rPr>
          <w:rStyle w:val="CommentReference"/>
        </w:rPr>
        <w:annotationRef/>
      </w:r>
      <w:r>
        <w:t>You have given support for your initial statement by saying that video games make a lot of money therefore it’s a serious past-time. This is flawed logic. Please revise.</w:t>
      </w:r>
    </w:p>
  </w:comment>
  <w:comment w:id="410" w:author="Dr. Brittany Aleshire" w:date="2014-11-08T23:10:00Z" w:initials="BA">
    <w:p w:rsidR="00A46154" w:rsidRDefault="00A46154">
      <w:pPr>
        <w:pStyle w:val="CommentText"/>
      </w:pPr>
      <w:r>
        <w:rPr>
          <w:rStyle w:val="CommentReference"/>
        </w:rPr>
        <w:annotationRef/>
      </w:r>
      <w:r>
        <w:t>Please add a conclusion sentence to tie these ideas together into an idea.</w:t>
      </w:r>
    </w:p>
  </w:comment>
  <w:comment w:id="440" w:author="Dr. Brittany Aleshire" w:date="2014-11-08T23:10:00Z" w:initials="BA">
    <w:p w:rsidR="00A46154" w:rsidRDefault="00A46154">
      <w:pPr>
        <w:pStyle w:val="CommentText"/>
      </w:pPr>
      <w:r>
        <w:rPr>
          <w:rStyle w:val="CommentReference"/>
        </w:rPr>
        <w:annotationRef/>
      </w:r>
      <w:r>
        <w:t>Be careful stating as fact what a broad loosely associated conglomerate of entities has or has not done. Revise.</w:t>
      </w:r>
    </w:p>
  </w:comment>
  <w:comment w:id="454" w:author="Dr. Brittany Aleshire" w:date="2014-11-22T14:01:00Z" w:initials="BA">
    <w:p w:rsidR="00A46154" w:rsidRDefault="00A46154" w:rsidP="00BD5A0E">
      <w:pPr>
        <w:pStyle w:val="CommentText"/>
      </w:pPr>
      <w:r>
        <w:rPr>
          <w:rStyle w:val="CommentReference"/>
        </w:rPr>
        <w:annotationRef/>
      </w:r>
      <w:r>
        <w:t>Insert conclusion sentence tying the ideas in your citations together. Consider introducing the idea of fun in this paragraph so when you say…</w:t>
      </w:r>
      <w:proofErr w:type="gramStart"/>
      <w:r>
        <w:t>.what</w:t>
      </w:r>
      <w:proofErr w:type="gramEnd"/>
      <w:r>
        <w:t xml:space="preserve"> do we mean by fun? You have already used it multiple times in varying ways to demonstrate that fun can be conceptualize in a myriad of ways and needs to be defined by your next paragraph.</w:t>
      </w:r>
    </w:p>
  </w:comment>
  <w:comment w:id="460" w:author="Dr. Brittany Aleshire" w:date="2014-11-08T23:15:00Z" w:initials="BA">
    <w:p w:rsidR="00A46154" w:rsidRDefault="00A46154">
      <w:pPr>
        <w:pStyle w:val="CommentText"/>
      </w:pPr>
      <w:r>
        <w:rPr>
          <w:rStyle w:val="CommentReference"/>
        </w:rPr>
        <w:annotationRef/>
      </w:r>
      <w:r>
        <w:t>Cite this word</w:t>
      </w:r>
    </w:p>
  </w:comment>
  <w:comment w:id="505" w:author="Dr. Brittany Aleshire" w:date="2014-11-08T23:14:00Z" w:initials="BA">
    <w:p w:rsidR="00A46154" w:rsidRDefault="00A46154">
      <w:pPr>
        <w:pStyle w:val="CommentText"/>
      </w:pPr>
      <w:r>
        <w:rPr>
          <w:rStyle w:val="CommentReference"/>
        </w:rPr>
        <w:annotationRef/>
      </w:r>
      <w:r>
        <w:t>I don’t know what you are referring to here</w:t>
      </w:r>
    </w:p>
  </w:comment>
  <w:comment w:id="523" w:author="Dr. Brittany Aleshire" w:date="2014-11-08T23:14:00Z" w:initials="BA">
    <w:p w:rsidR="00A46154" w:rsidRDefault="00A46154">
      <w:pPr>
        <w:pStyle w:val="CommentText"/>
      </w:pPr>
      <w:r>
        <w:rPr>
          <w:rStyle w:val="CommentReference"/>
        </w:rPr>
        <w:annotationRef/>
      </w:r>
      <w:r>
        <w:t>Cite. See APA 6 for guidelines on citing websites</w:t>
      </w:r>
    </w:p>
  </w:comment>
  <w:comment w:id="531" w:author="Dr. Brittany Aleshire" w:date="2014-11-08T23:16:00Z" w:initials="BA">
    <w:p w:rsidR="00A46154" w:rsidRDefault="00A46154">
      <w:pPr>
        <w:pStyle w:val="CommentText"/>
      </w:pPr>
      <w:r>
        <w:rPr>
          <w:rStyle w:val="CommentReference"/>
        </w:rPr>
        <w:annotationRef/>
      </w:r>
      <w:r>
        <w:t>Insert statement about how level increase may motivate ongoing participation in the activity. Cite a supporting reference to support your assertion.</w:t>
      </w:r>
    </w:p>
  </w:comment>
  <w:comment w:id="563" w:author="Dr. Brittany Aleshire" w:date="2014-11-08T23:18:00Z" w:initials="BA">
    <w:p w:rsidR="00A46154" w:rsidRDefault="00A46154">
      <w:pPr>
        <w:pStyle w:val="CommentText"/>
      </w:pPr>
      <w:r>
        <w:rPr>
          <w:rStyle w:val="CommentReference"/>
        </w:rPr>
        <w:annotationRef/>
      </w:r>
      <w:r>
        <w:t>Insert conclusion sentence tying the ideas in your citations together. Consider introducing the idea of fun in this paragraph so when you say…</w:t>
      </w:r>
      <w:proofErr w:type="gramStart"/>
      <w:r>
        <w:t>.what</w:t>
      </w:r>
      <w:proofErr w:type="gramEnd"/>
      <w:r>
        <w:t xml:space="preserve"> do we mean by fun? You have already used it multiple times in varying ways to demonstrate that fun can be conceptualize in a myriad of ways and needs to be defined by your next paragraph.</w:t>
      </w:r>
    </w:p>
  </w:comment>
  <w:comment w:id="591" w:author="Dr. Brittany Aleshire" w:date="2014-11-08T23:24:00Z" w:initials="BA">
    <w:p w:rsidR="00A46154" w:rsidRDefault="00A46154">
      <w:pPr>
        <w:pStyle w:val="CommentText"/>
      </w:pPr>
      <w:r>
        <w:rPr>
          <w:rStyle w:val="CommentReference"/>
        </w:rPr>
        <w:annotationRef/>
      </w:r>
      <w:r>
        <w:t>Do you mean experienced?</w:t>
      </w:r>
    </w:p>
  </w:comment>
  <w:comment w:id="597" w:author="Dr. Brittany Aleshire" w:date="2014-11-08T23:26:00Z" w:initials="BA">
    <w:p w:rsidR="00A46154" w:rsidRDefault="00A46154">
      <w:pPr>
        <w:pStyle w:val="CommentText"/>
      </w:pPr>
      <w:r>
        <w:rPr>
          <w:rStyle w:val="CommentReference"/>
        </w:rPr>
        <w:annotationRef/>
      </w:r>
      <w:proofErr w:type="gramStart"/>
      <w:r>
        <w:t>cite</w:t>
      </w:r>
      <w:proofErr w:type="gramEnd"/>
    </w:p>
  </w:comment>
  <w:comment w:id="598" w:author="Dr. Brittany Aleshire" w:date="2014-11-08T23:32:00Z" w:initials="BA">
    <w:p w:rsidR="00A46154" w:rsidRDefault="00A46154">
      <w:pPr>
        <w:pStyle w:val="CommentText"/>
      </w:pPr>
      <w:r>
        <w:rPr>
          <w:rStyle w:val="CommentReference"/>
        </w:rPr>
        <w:annotationRef/>
      </w:r>
      <w:r>
        <w:t>This is interesting but is off topic in this paragraph. Please move.</w:t>
      </w:r>
    </w:p>
  </w:comment>
  <w:comment w:id="623" w:author="Dr. Brittany Aleshire" w:date="2014-11-08T23:33:00Z" w:initials="BA">
    <w:p w:rsidR="00A46154" w:rsidRDefault="00A46154">
      <w:pPr>
        <w:pStyle w:val="CommentText"/>
      </w:pPr>
      <w:r>
        <w:rPr>
          <w:rStyle w:val="CommentReference"/>
        </w:rPr>
        <w:annotationRef/>
      </w:r>
      <w:r>
        <w:t>Please change all references to your study to past tense. Talk about it like it’s already happened- which it has.</w:t>
      </w:r>
    </w:p>
  </w:comment>
  <w:comment w:id="662" w:author="Dr. Brittany Aleshire" w:date="2014-11-08T23:46:00Z" w:initials="BA">
    <w:p w:rsidR="00A46154" w:rsidRDefault="00A46154">
      <w:pPr>
        <w:pStyle w:val="CommentText"/>
      </w:pPr>
      <w:r>
        <w:rPr>
          <w:rStyle w:val="CommentReference"/>
        </w:rPr>
        <w:annotationRef/>
      </w:r>
      <w:proofErr w:type="gramStart"/>
      <w:r>
        <w:t>cite</w:t>
      </w:r>
      <w:proofErr w:type="gramEnd"/>
    </w:p>
  </w:comment>
  <w:comment w:id="667" w:author="Dr. Brittany Aleshire" w:date="2014-11-08T23:47:00Z" w:initials="BA">
    <w:p w:rsidR="00A46154" w:rsidRDefault="00A46154">
      <w:pPr>
        <w:pStyle w:val="CommentText"/>
      </w:pPr>
      <w:r>
        <w:rPr>
          <w:rStyle w:val="CommentReference"/>
        </w:rPr>
        <w:annotationRef/>
      </w:r>
      <w:proofErr w:type="gramStart"/>
      <w:r>
        <w:t>cite</w:t>
      </w:r>
      <w:proofErr w:type="gramEnd"/>
    </w:p>
  </w:comment>
  <w:comment w:id="669" w:author="Dr. Brittany Aleshire" w:date="2014-11-08T23:47:00Z" w:initials="BA">
    <w:p w:rsidR="00A46154" w:rsidRDefault="00A46154">
      <w:pPr>
        <w:pStyle w:val="CommentText"/>
      </w:pPr>
      <w:r>
        <w:rPr>
          <w:rStyle w:val="CommentReference"/>
        </w:rPr>
        <w:annotationRef/>
      </w:r>
      <w:proofErr w:type="gramStart"/>
      <w:r>
        <w:t>name</w:t>
      </w:r>
      <w:proofErr w:type="gramEnd"/>
      <w:r>
        <w:t xml:space="preserve"> the model and cite</w:t>
      </w:r>
    </w:p>
  </w:comment>
  <w:comment w:id="708" w:author="Dr. Brittany Aleshire" w:date="2014-11-08T23:48:00Z" w:initials="BA">
    <w:p w:rsidR="00A46154" w:rsidRDefault="00A46154">
      <w:pPr>
        <w:pStyle w:val="CommentText"/>
      </w:pPr>
      <w:r>
        <w:rPr>
          <w:rStyle w:val="CommentReference"/>
        </w:rPr>
        <w:annotationRef/>
      </w:r>
      <w:r>
        <w:t>Cite research that supports this assertion. Then explain how that individuals have different learning modalities, cite that. Then explain how this relationship influences or can be confounded by the measurement of fun. You also want to be explicit about how fun is measured. You need a general paragraph here.</w:t>
      </w:r>
    </w:p>
  </w:comment>
  <w:comment w:id="720" w:author="Dr. Brittany Aleshire" w:date="2014-11-08T23:50:00Z" w:initials="BA">
    <w:p w:rsidR="00A46154" w:rsidRDefault="00A46154">
      <w:pPr>
        <w:pStyle w:val="CommentText"/>
      </w:pPr>
      <w:r>
        <w:rPr>
          <w:rStyle w:val="CommentReference"/>
        </w:rPr>
        <w:annotationRef/>
      </w:r>
      <w:r>
        <w:t>What is the relationship between difficulty, fun, and learning. You have yet to make explicit these relationships so it is unclear to the reader why this sentence would be true. You need to delineate out your logical thought progression here and insert research to support your ideas.</w:t>
      </w:r>
    </w:p>
  </w:comment>
  <w:comment w:id="723" w:author="Dr. Brittany Aleshire" w:date="2014-11-08T23:53:00Z" w:initials="BA">
    <w:p w:rsidR="00A46154" w:rsidRDefault="00A46154">
      <w:pPr>
        <w:pStyle w:val="CommentText"/>
      </w:pPr>
      <w:r>
        <w:rPr>
          <w:rStyle w:val="CommentReference"/>
        </w:rPr>
        <w:annotationRef/>
      </w:r>
      <w:proofErr w:type="gramStart"/>
      <w:r>
        <w:t>cite</w:t>
      </w:r>
      <w:proofErr w:type="gramEnd"/>
    </w:p>
  </w:comment>
  <w:comment w:id="726" w:author="Dr. Brittany Aleshire" w:date="2014-11-08T23:53:00Z" w:initials="BA">
    <w:p w:rsidR="00A46154" w:rsidRDefault="00A46154">
      <w:pPr>
        <w:pStyle w:val="CommentText"/>
      </w:pPr>
      <w:r>
        <w:rPr>
          <w:rStyle w:val="CommentReference"/>
        </w:rPr>
        <w:annotationRef/>
      </w:r>
      <w:proofErr w:type="gramStart"/>
      <w:r>
        <w:t>affect</w:t>
      </w:r>
      <w:proofErr w:type="gramEnd"/>
      <w:r>
        <w:t xml:space="preserve"> v effect. Correct grammar throughout.</w:t>
      </w:r>
    </w:p>
  </w:comment>
  <w:comment w:id="728" w:author="Dr. Brittany Aleshire" w:date="2014-11-08T23:54:00Z" w:initials="BA">
    <w:p w:rsidR="00A46154" w:rsidRDefault="00A46154">
      <w:pPr>
        <w:pStyle w:val="CommentText"/>
      </w:pPr>
      <w:r>
        <w:rPr>
          <w:rStyle w:val="CommentReference"/>
        </w:rPr>
        <w:annotationRef/>
      </w:r>
      <w:r>
        <w:t>Briefly unpack this disagreement: what are the theoretical underpinnings of this debate?</w:t>
      </w:r>
    </w:p>
  </w:comment>
  <w:comment w:id="732" w:author="Dr. Brittany Aleshire" w:date="2014-11-08T23:59:00Z" w:initials="BA">
    <w:p w:rsidR="00A46154" w:rsidRDefault="00A46154">
      <w:pPr>
        <w:pStyle w:val="CommentText"/>
      </w:pPr>
      <w:r>
        <w:rPr>
          <w:rStyle w:val="CommentReference"/>
        </w:rPr>
        <w:annotationRef/>
      </w:r>
      <w:r>
        <w:t>This tells me a lot about learning but nothing about fun or how it relates to computer tasks. You need to tie this ending back into the general concepts you are attempting to introduce here</w:t>
      </w:r>
    </w:p>
  </w:comment>
  <w:comment w:id="735" w:author="Dr. Brittany Aleshire" w:date="2014-11-09T00:00:00Z" w:initials="BA">
    <w:p w:rsidR="00A46154" w:rsidRDefault="00A46154">
      <w:pPr>
        <w:pStyle w:val="CommentText"/>
      </w:pPr>
      <w:r>
        <w:rPr>
          <w:rStyle w:val="CommentReference"/>
        </w:rPr>
        <w:annotationRef/>
      </w:r>
      <w:r>
        <w:t>Incorrect heading format. See APA 6 guidelines on level heading formatting throughout</w:t>
      </w:r>
    </w:p>
  </w:comment>
  <w:comment w:id="842" w:author="Dr. Brittany Aleshire" w:date="2014-11-09T00:01:00Z" w:initials="BA">
    <w:p w:rsidR="00A46154" w:rsidRDefault="00A46154">
      <w:pPr>
        <w:pStyle w:val="CommentText"/>
      </w:pPr>
      <w:r>
        <w:rPr>
          <w:rStyle w:val="CommentReference"/>
        </w:rPr>
        <w:annotationRef/>
      </w:r>
      <w:r>
        <w:t>Past tense</w:t>
      </w:r>
    </w:p>
  </w:comment>
  <w:comment w:id="844" w:author="Dr. Brittany Aleshire" w:date="2014-11-09T00:04:00Z" w:initials="BA">
    <w:p w:rsidR="00A46154" w:rsidRDefault="00A46154">
      <w:pPr>
        <w:pStyle w:val="CommentText"/>
      </w:pPr>
      <w:r>
        <w:rPr>
          <w:rStyle w:val="CommentReference"/>
        </w:rPr>
        <w:annotationRef/>
      </w:r>
      <w:r>
        <w:t>You can jump right in and demonstrate the logical basis for the experiment. It’s what the reader expects you to do at this point. It’s redundant to tell them that’s what you’re going to do.</w:t>
      </w:r>
    </w:p>
  </w:comment>
  <w:comment w:id="869" w:author="Dr. Brittany Aleshire" w:date="2014-11-09T00:01:00Z" w:initials="BA">
    <w:p w:rsidR="00A46154" w:rsidRDefault="00A46154">
      <w:pPr>
        <w:pStyle w:val="CommentText"/>
      </w:pPr>
      <w:r>
        <w:rPr>
          <w:rStyle w:val="CommentReference"/>
        </w:rPr>
        <w:annotationRef/>
      </w:r>
      <w:r>
        <w:t>If you write “state” you need to quote whatever is to follow. You should not be using direct quotes. Revise either or both as appropriate</w:t>
      </w:r>
    </w:p>
  </w:comment>
  <w:comment w:id="873" w:author="Dr. Brittany Aleshire" w:date="2014-11-09T00:06:00Z" w:initials="BA">
    <w:p w:rsidR="00A46154" w:rsidRDefault="00A46154">
      <w:pPr>
        <w:pStyle w:val="CommentText"/>
      </w:pPr>
      <w:r>
        <w:rPr>
          <w:rStyle w:val="CommentReference"/>
        </w:rPr>
        <w:annotationRef/>
      </w:r>
      <w:r>
        <w:t>This is a theory. Is there research to link enjoyment and difficulty level? Insert it here.</w:t>
      </w:r>
    </w:p>
  </w:comment>
  <w:comment w:id="888" w:author="Dr. Brittany Aleshire" w:date="2014-11-09T00:33:00Z" w:initials="BA">
    <w:p w:rsidR="00A46154" w:rsidRDefault="00A46154">
      <w:pPr>
        <w:pStyle w:val="CommentText"/>
      </w:pPr>
      <w:r>
        <w:rPr>
          <w:rStyle w:val="CommentReference"/>
        </w:rPr>
        <w:annotationRef/>
      </w:r>
      <w:r>
        <w:t>It also might not…I’m not sure you want to be speculating like this in your literature review without literature to support your assertion.</w:t>
      </w:r>
    </w:p>
  </w:comment>
  <w:comment w:id="889" w:author="Dr. Brittany Aleshire" w:date="2014-11-09T00:18:00Z" w:initials="BA">
    <w:p w:rsidR="00A46154" w:rsidRDefault="00A46154" w:rsidP="00420B0B">
      <w:pPr>
        <w:pStyle w:val="CommentText"/>
      </w:pPr>
      <w:r>
        <w:rPr>
          <w:rStyle w:val="CommentReference"/>
        </w:rPr>
        <w:annotationRef/>
      </w:r>
      <w:r>
        <w:t>Figure Checklist</w:t>
      </w:r>
    </w:p>
    <w:p w:rsidR="00A46154" w:rsidRDefault="00A46154" w:rsidP="00420B0B">
      <w:pPr>
        <w:pStyle w:val="CommentText"/>
      </w:pPr>
      <w:r>
        <w:t xml:space="preserve">    Is the figure necessary?</w:t>
      </w:r>
    </w:p>
    <w:p w:rsidR="00A46154" w:rsidRDefault="00A46154" w:rsidP="00420B0B">
      <w:pPr>
        <w:pStyle w:val="CommentText"/>
      </w:pPr>
      <w:r>
        <w:t xml:space="preserve">    Is the figure simple, clean, and free of extraneous detail?</w:t>
      </w:r>
    </w:p>
    <w:p w:rsidR="00A46154" w:rsidRDefault="00A46154" w:rsidP="00420B0B">
      <w:pPr>
        <w:pStyle w:val="CommentText"/>
      </w:pPr>
      <w:r>
        <w:t xml:space="preserve">    Are the data plotted accurately?</w:t>
      </w:r>
    </w:p>
    <w:p w:rsidR="00A46154" w:rsidRDefault="00A46154" w:rsidP="00420B0B">
      <w:pPr>
        <w:pStyle w:val="CommentText"/>
      </w:pPr>
      <w:r>
        <w:t xml:space="preserve">    Is the grid scale correctly proportioned?</w:t>
      </w:r>
    </w:p>
    <w:p w:rsidR="00A46154" w:rsidRDefault="00A46154" w:rsidP="00420B0B">
      <w:pPr>
        <w:pStyle w:val="CommentText"/>
      </w:pPr>
      <w:r>
        <w:t xml:space="preserve">    Is the lettering large and dark enough to read? Is the lettering compatible in size with the rest of the figure?</w:t>
      </w:r>
    </w:p>
    <w:p w:rsidR="00A46154" w:rsidRDefault="00A46154" w:rsidP="00420B0B">
      <w:pPr>
        <w:pStyle w:val="CommentText"/>
      </w:pPr>
      <w:r>
        <w:t xml:space="preserve">    Are parallel figures or equally important figures prepared according to the same scale?</w:t>
      </w:r>
    </w:p>
    <w:p w:rsidR="00A46154" w:rsidRDefault="00A46154" w:rsidP="00420B0B">
      <w:pPr>
        <w:pStyle w:val="CommentText"/>
      </w:pPr>
      <w:r>
        <w:t xml:space="preserve">    Are terms spelled correctly?</w:t>
      </w:r>
    </w:p>
    <w:p w:rsidR="00A46154" w:rsidRDefault="00A46154" w:rsidP="00420B0B">
      <w:pPr>
        <w:pStyle w:val="CommentText"/>
      </w:pPr>
      <w:r>
        <w:t xml:space="preserve">    Are all abbreviations and symbols explained in a figure legend or figure caption? Are the symbols, abbreviations, and terminology in the figure consistent with those in the figure caption? In other figures? In the text?</w:t>
      </w:r>
    </w:p>
    <w:p w:rsidR="00A46154" w:rsidRDefault="00A46154" w:rsidP="00420B0B">
      <w:pPr>
        <w:pStyle w:val="CommentText"/>
      </w:pPr>
      <w:r>
        <w:t xml:space="preserve">    Are the figures numbered consecutively with Arabic numerals?</w:t>
      </w:r>
    </w:p>
    <w:p w:rsidR="00A46154" w:rsidRDefault="00A46154" w:rsidP="00420B0B">
      <w:pPr>
        <w:pStyle w:val="CommentText"/>
      </w:pPr>
      <w:r>
        <w:t xml:space="preserve">    Are all figures mentioned in the text?</w:t>
      </w:r>
    </w:p>
    <w:p w:rsidR="00A46154" w:rsidRDefault="00A46154" w:rsidP="00420B0B">
      <w:pPr>
        <w:pStyle w:val="CommentText"/>
      </w:pPr>
    </w:p>
    <w:p w:rsidR="00A46154" w:rsidRDefault="00A46154" w:rsidP="00420B0B">
      <w:pPr>
        <w:pStyle w:val="CommentText"/>
      </w:pPr>
      <w:r>
        <w:t>As tables supplement the text, so should each figure.</w:t>
      </w:r>
    </w:p>
  </w:comment>
  <w:comment w:id="890" w:author="Dr. Brittany Aleshire" w:date="2014-11-09T00:34:00Z" w:initials="BA">
    <w:p w:rsidR="00A46154" w:rsidRDefault="00A46154">
      <w:pPr>
        <w:pStyle w:val="CommentText"/>
      </w:pPr>
      <w:r>
        <w:rPr>
          <w:rStyle w:val="CommentReference"/>
        </w:rPr>
        <w:annotationRef/>
      </w:r>
      <w:r>
        <w:t>Insert a concluding sentence linking this paragraph to your thesis</w:t>
      </w:r>
    </w:p>
  </w:comment>
  <w:comment w:id="891" w:author="Dr. Brittany Aleshire" w:date="2014-11-09T00:31:00Z" w:initials="BA">
    <w:p w:rsidR="00A46154" w:rsidRDefault="00A46154">
      <w:pPr>
        <w:pStyle w:val="CommentText"/>
      </w:pPr>
      <w:r>
        <w:rPr>
          <w:rStyle w:val="CommentReference"/>
        </w:rPr>
        <w:annotationRef/>
      </w:r>
      <w:r>
        <w:t xml:space="preserve">I think you could explain this more clearly with words rather than a figure. It seems extraneous to me at this point. </w:t>
      </w:r>
    </w:p>
  </w:comment>
  <w:comment w:id="1001" w:author="Dr. Brittany Aleshire" w:date="2014-11-09T00:21:00Z" w:initials="BA">
    <w:p w:rsidR="00A46154" w:rsidRDefault="00A46154">
      <w:pPr>
        <w:pStyle w:val="CommentText"/>
      </w:pPr>
      <w:r>
        <w:rPr>
          <w:rStyle w:val="CommentReference"/>
        </w:rPr>
        <w:annotationRef/>
      </w:r>
      <w:r>
        <w:t>Number all figures</w:t>
      </w:r>
      <w:r w:rsidRPr="00FD6AD4">
        <w:t xml:space="preserve"> sequentially as you refer to them in th</w:t>
      </w:r>
      <w:r>
        <w:t xml:space="preserve">e text </w:t>
      </w:r>
      <w:r w:rsidRPr="00FD6AD4">
        <w:t>(Figure 1, Figure 2, etc.). Abbreviations, terminology, probability level values must</w:t>
      </w:r>
      <w:r>
        <w:t xml:space="preserve"> be consistent across figures</w:t>
      </w:r>
      <w:r w:rsidRPr="00FD6AD4">
        <w:t>. Likewise, formats, titles, and headings must be consistent.</w:t>
      </w:r>
    </w:p>
  </w:comment>
  <w:comment w:id="1011" w:author="Dr. Brittany Aleshire" w:date="2014-11-09T00:10:00Z" w:initials="BA">
    <w:p w:rsidR="00A46154" w:rsidRDefault="00A46154">
      <w:pPr>
        <w:pStyle w:val="CommentText"/>
      </w:pPr>
      <w:r>
        <w:rPr>
          <w:rStyle w:val="CommentReference"/>
        </w:rPr>
        <w:annotationRef/>
      </w:r>
      <w:r>
        <w:t xml:space="preserve">Insert Figure 5 here. It will be </w:t>
      </w:r>
      <w:proofErr w:type="spellStart"/>
      <w:r>
        <w:t>labelled</w:t>
      </w:r>
      <w:proofErr w:type="spellEnd"/>
      <w:r>
        <w:t xml:space="preserve"> Figure 1, as it is the first figure referenced in text. It will also be too large to fit on the rest of this page. Be sure to format correctly so that the Figure does not get split between two pages. See APA formatting for figures in text.</w:t>
      </w:r>
    </w:p>
  </w:comment>
  <w:comment w:id="1020" w:author="Dr. Brittany Aleshire" w:date="2014-11-09T10:40:00Z" w:initials="BA">
    <w:p w:rsidR="00A46154" w:rsidRDefault="00A46154">
      <w:pPr>
        <w:pStyle w:val="CommentText"/>
      </w:pPr>
      <w:r>
        <w:rPr>
          <w:rStyle w:val="CommentReference"/>
        </w:rPr>
        <w:annotationRef/>
      </w:r>
      <w:r>
        <w:t>Cite these concepts</w:t>
      </w:r>
    </w:p>
  </w:comment>
  <w:comment w:id="1025" w:author="Dr. Brittany Aleshire" w:date="2014-11-09T10:09:00Z" w:initials="BA">
    <w:p w:rsidR="00A46154" w:rsidRDefault="00A46154">
      <w:pPr>
        <w:pStyle w:val="CommentText"/>
      </w:pPr>
      <w:r>
        <w:rPr>
          <w:rStyle w:val="CommentReference"/>
        </w:rPr>
        <w:annotationRef/>
      </w:r>
      <w:r>
        <w:t>This is a mathematical explanation, not a psychological one. The logic may be sound however you have yet to provide psychological theory, research, and support for your assertions. You haven’t cited any of this work.</w:t>
      </w:r>
    </w:p>
  </w:comment>
  <w:comment w:id="1051" w:author="Dr. Brittany Aleshire" w:date="2014-11-09T00:36:00Z" w:initials="BA">
    <w:p w:rsidR="00A46154" w:rsidRDefault="00A46154">
      <w:pPr>
        <w:pStyle w:val="CommentText"/>
      </w:pPr>
      <w:r>
        <w:rPr>
          <w:rStyle w:val="CommentReference"/>
        </w:rPr>
        <w:annotationRef/>
      </w:r>
      <w:r>
        <w:t>You’ve really only made an argument constructed of mathematical terms and values. Please add literature, additional theory, or data to support this theory outside of the one author you’ve referenced so far.</w:t>
      </w:r>
    </w:p>
  </w:comment>
  <w:comment w:id="1069" w:author="Dr. Brittany Aleshire" w:date="2014-11-09T00:41:00Z" w:initials="BA">
    <w:p w:rsidR="00A46154" w:rsidRDefault="00A46154">
      <w:pPr>
        <w:pStyle w:val="CommentText"/>
      </w:pPr>
      <w:r>
        <w:rPr>
          <w:rStyle w:val="CommentReference"/>
        </w:rPr>
        <w:annotationRef/>
      </w:r>
      <w:r>
        <w:t>This paragraph, as it stands, is not necessary to the communication of the core thesis of this section.</w:t>
      </w:r>
    </w:p>
  </w:comment>
  <w:comment w:id="1076" w:author="Dr. Brittany Aleshire" w:date="2014-11-09T00:45:00Z" w:initials="BA">
    <w:p w:rsidR="00A46154" w:rsidRDefault="00A46154">
      <w:pPr>
        <w:pStyle w:val="CommentText"/>
      </w:pPr>
      <w:r>
        <w:rPr>
          <w:rStyle w:val="CommentReference"/>
        </w:rPr>
        <w:annotationRef/>
      </w:r>
      <w:r>
        <w:t>Or some other more appropriate, concise, statement summarizing the idea of the previous paragraph and introducing this next theory.</w:t>
      </w:r>
    </w:p>
  </w:comment>
  <w:comment w:id="1081" w:author="Dr. Brittany Aleshire" w:date="2014-11-09T00:46:00Z" w:initials="BA">
    <w:p w:rsidR="00A46154" w:rsidRDefault="00A46154">
      <w:pPr>
        <w:pStyle w:val="CommentText"/>
      </w:pPr>
      <w:r>
        <w:rPr>
          <w:rStyle w:val="CommentReference"/>
        </w:rPr>
        <w:annotationRef/>
      </w:r>
      <w:r>
        <w:t>Is this an original idea to you or is it Schmidhuber’s…the example included….</w:t>
      </w:r>
    </w:p>
  </w:comment>
  <w:comment w:id="1084" w:author="Dr. Brittany Aleshire" w:date="2014-11-09T10:11:00Z" w:initials="BA">
    <w:p w:rsidR="00A46154" w:rsidRDefault="00A46154">
      <w:pPr>
        <w:pStyle w:val="CommentText"/>
      </w:pPr>
      <w:r>
        <w:rPr>
          <w:rStyle w:val="CommentReference"/>
        </w:rPr>
        <w:annotationRef/>
      </w:r>
      <w:r>
        <w:t xml:space="preserve">Revise citations throughout. </w:t>
      </w:r>
    </w:p>
  </w:comment>
  <w:comment w:id="1086" w:author="Dr. Brittany Aleshire" w:date="2014-11-09T10:41:00Z" w:initials="BA">
    <w:p w:rsidR="00A46154" w:rsidRDefault="00A46154">
      <w:pPr>
        <w:pStyle w:val="CommentText"/>
      </w:pPr>
      <w:r>
        <w:rPr>
          <w:rStyle w:val="CommentReference"/>
        </w:rPr>
        <w:annotationRef/>
      </w:r>
      <w:r>
        <w:t>I’m sure there’s research based on these concepts. Please include it here.</w:t>
      </w:r>
    </w:p>
  </w:comment>
  <w:comment w:id="1110" w:author="Dr. Brittany Aleshire" w:date="2014-11-09T00:49:00Z" w:initials="BA">
    <w:p w:rsidR="00A46154" w:rsidRDefault="00A46154">
      <w:pPr>
        <w:pStyle w:val="CommentText"/>
      </w:pPr>
      <w:r>
        <w:rPr>
          <w:rStyle w:val="CommentReference"/>
        </w:rPr>
        <w:annotationRef/>
      </w:r>
      <w:r>
        <w:t>Nice breakdown of your thought process. Do this more. And add research. Then it’s perfect!</w:t>
      </w:r>
    </w:p>
  </w:comment>
  <w:comment w:id="1111" w:author="Dr. Brittany Aleshire" w:date="2014-11-09T00:49:00Z" w:initials="BA">
    <w:p w:rsidR="00A46154" w:rsidRDefault="00A46154">
      <w:pPr>
        <w:pStyle w:val="CommentText"/>
      </w:pPr>
      <w:r>
        <w:rPr>
          <w:rStyle w:val="CommentReference"/>
        </w:rPr>
        <w:annotationRef/>
      </w:r>
      <w:proofErr w:type="gramStart"/>
      <w:r>
        <w:t>good</w:t>
      </w:r>
      <w:proofErr w:type="gramEnd"/>
    </w:p>
  </w:comment>
  <w:comment w:id="1116" w:author="Dr. Brittany Aleshire" w:date="2014-11-09T00:50:00Z" w:initials="BA">
    <w:p w:rsidR="00A46154" w:rsidRDefault="00A46154">
      <w:pPr>
        <w:pStyle w:val="CommentText"/>
      </w:pPr>
      <w:r>
        <w:rPr>
          <w:rStyle w:val="CommentReference"/>
        </w:rPr>
        <w:annotationRef/>
      </w:r>
      <w:r>
        <w:t xml:space="preserve">This should not be on a new page. Revise format </w:t>
      </w:r>
    </w:p>
  </w:comment>
  <w:comment w:id="1131" w:author="Dr. Brittany Aleshire" w:date="2014-11-09T00:51:00Z" w:initials="BA">
    <w:p w:rsidR="00A46154" w:rsidRDefault="00A46154">
      <w:pPr>
        <w:pStyle w:val="CommentText"/>
      </w:pPr>
      <w:r>
        <w:rPr>
          <w:rStyle w:val="CommentReference"/>
        </w:rPr>
        <w:annotationRef/>
      </w:r>
      <w:proofErr w:type="gramStart"/>
      <w:r>
        <w:t>cite</w:t>
      </w:r>
      <w:proofErr w:type="gramEnd"/>
    </w:p>
  </w:comment>
  <w:comment w:id="1129" w:author="Dr. Brittany Aleshire" w:date="2014-11-09T00:51:00Z" w:initials="BA">
    <w:p w:rsidR="00A46154" w:rsidRDefault="00A46154">
      <w:pPr>
        <w:pStyle w:val="CommentText"/>
      </w:pPr>
      <w:r>
        <w:rPr>
          <w:rStyle w:val="CommentReference"/>
        </w:rPr>
        <w:annotationRef/>
      </w:r>
      <w:r>
        <w:t xml:space="preserve">You can come up with more psychologically based operational definitions for these terms other than the dictionary. I also think you can define these using research and link fun to frustration using data. This would make your point more powerfully and clearly. </w:t>
      </w:r>
    </w:p>
  </w:comment>
  <w:comment w:id="1145" w:author="Dr. Brittany Aleshire" w:date="2014-11-09T11:01:00Z" w:initials="BA">
    <w:p w:rsidR="00A46154" w:rsidRDefault="00A46154">
      <w:pPr>
        <w:pStyle w:val="CommentText"/>
      </w:pPr>
      <w:r>
        <w:rPr>
          <w:rStyle w:val="CommentReference"/>
        </w:rPr>
        <w:annotationRef/>
      </w:r>
      <w:r>
        <w:t>You need more current research here and some psychological findings</w:t>
      </w:r>
    </w:p>
  </w:comment>
  <w:comment w:id="1147" w:author="Dr. Brittany Aleshire" w:date="2014-11-09T00:57:00Z" w:initials="BA">
    <w:p w:rsidR="00A46154" w:rsidRDefault="00A46154">
      <w:pPr>
        <w:pStyle w:val="CommentText"/>
      </w:pPr>
      <w:r>
        <w:rPr>
          <w:rStyle w:val="CommentReference"/>
        </w:rPr>
        <w:annotationRef/>
      </w:r>
      <w:r>
        <w:t>See previous comments on use of figures and referencing figures in text, etc. etc.</w:t>
      </w:r>
    </w:p>
  </w:comment>
  <w:comment w:id="1185" w:author="Dr. Brittany Aleshire" w:date="2014-11-09T00:57:00Z" w:initials="BA">
    <w:p w:rsidR="00A46154" w:rsidRDefault="00A46154">
      <w:pPr>
        <w:pStyle w:val="CommentText"/>
      </w:pPr>
      <w:r>
        <w:rPr>
          <w:rStyle w:val="CommentReference"/>
        </w:rPr>
        <w:annotationRef/>
      </w:r>
      <w:r>
        <w:t>Is there a particular reason why you’d like to keep referring to AI? It’s powerful enough, I’m not sure why you are drawing the reader’s attention to this detail.</w:t>
      </w:r>
    </w:p>
  </w:comment>
  <w:comment w:id="1309" w:author="Dr. Brittany Aleshire" w:date="2014-11-22T15:11:00Z" w:initials="BA">
    <w:p w:rsidR="00A46154" w:rsidRDefault="00A46154" w:rsidP="0050710C">
      <w:pPr>
        <w:pStyle w:val="CommentText"/>
      </w:pPr>
      <w:r>
        <w:rPr>
          <w:rStyle w:val="CommentReference"/>
        </w:rPr>
        <w:annotationRef/>
      </w:r>
      <w:r>
        <w:t>What is the relationship between difficulty, fun, and learning. You have yet to make explicit these relationships so it is unclear to the reader why this sentence would be true. You need to delineate out your logical thought progression here and insert research to support your ideas.</w:t>
      </w:r>
    </w:p>
  </w:comment>
  <w:comment w:id="1317" w:author="Dr. Brittany Aleshire" w:date="2014-11-22T15:11:00Z" w:initials="BA">
    <w:p w:rsidR="00A46154" w:rsidRDefault="00A46154" w:rsidP="0050710C">
      <w:pPr>
        <w:pStyle w:val="CommentText"/>
      </w:pPr>
      <w:r>
        <w:rPr>
          <w:rStyle w:val="CommentReference"/>
        </w:rPr>
        <w:annotationRef/>
      </w:r>
      <w:proofErr w:type="gramStart"/>
      <w:r>
        <w:t>cite</w:t>
      </w:r>
      <w:proofErr w:type="gramEnd"/>
    </w:p>
  </w:comment>
  <w:comment w:id="1188" w:author="Dr. Brittany Aleshire" w:date="2014-11-09T10:12:00Z" w:initials="BA">
    <w:p w:rsidR="00A46154" w:rsidRDefault="00A46154">
      <w:pPr>
        <w:pStyle w:val="CommentText"/>
      </w:pPr>
      <w:r>
        <w:rPr>
          <w:rStyle w:val="CommentReference"/>
        </w:rPr>
        <w:annotationRef/>
      </w:r>
      <w:r>
        <w:t>Add psychological theory, research, data to support</w:t>
      </w:r>
    </w:p>
  </w:comment>
  <w:comment w:id="1529" w:author="Dr. Brittany Aleshire" w:date="2014-11-11T21:07:00Z" w:initials="BA">
    <w:p w:rsidR="00A46154" w:rsidRDefault="00A46154">
      <w:pPr>
        <w:pStyle w:val="CommentText"/>
      </w:pPr>
      <w:r>
        <w:rPr>
          <w:rStyle w:val="CommentReference"/>
        </w:rPr>
        <w:annotationRef/>
      </w:r>
      <w:r>
        <w:t>Your hypotheses need to be numbered and formatted correctly – here’s an example below.</w:t>
      </w:r>
    </w:p>
  </w:comment>
  <w:comment w:id="1575" w:author="B Aleshire" w:date="2014-11-11T21:07:00Z" w:initials="BA">
    <w:p w:rsidR="00A46154" w:rsidRDefault="00A46154" w:rsidP="00353C7C">
      <w:pPr>
        <w:pStyle w:val="CommentText"/>
      </w:pPr>
      <w:r>
        <w:rPr>
          <w:rStyle w:val="CommentReference"/>
        </w:rPr>
        <w:annotationRef/>
      </w:r>
      <w:r>
        <w:t>Introduces what you’re investigating – think of the funnel from your literature review getting narrower.</w:t>
      </w:r>
    </w:p>
  </w:comment>
  <w:comment w:id="1582" w:author="B Aleshire" w:date="2014-11-11T21:07:00Z" w:initials="BA">
    <w:p w:rsidR="00A46154" w:rsidRDefault="00A46154" w:rsidP="00353C7C">
      <w:pPr>
        <w:pStyle w:val="CommentText"/>
      </w:pPr>
      <w:r>
        <w:rPr>
          <w:rStyle w:val="CommentReference"/>
        </w:rPr>
        <w:annotationRef/>
      </w:r>
      <w:r>
        <w:t>Introduces the first “family” of hypotheses. We discussed this piece in class.</w:t>
      </w:r>
    </w:p>
  </w:comment>
  <w:comment w:id="1589" w:author="B Aleshire" w:date="2014-11-11T21:07:00Z" w:initials="BA">
    <w:p w:rsidR="00A46154" w:rsidRDefault="00A46154" w:rsidP="00353C7C">
      <w:pPr>
        <w:pStyle w:val="CommentText"/>
      </w:pPr>
      <w:r>
        <w:rPr>
          <w:rStyle w:val="CommentReference"/>
        </w:rPr>
        <w:annotationRef/>
      </w:r>
      <w:r>
        <w:t>Labels hypotheses</w:t>
      </w:r>
    </w:p>
  </w:comment>
  <w:comment w:id="1592" w:author="B Aleshire" w:date="2014-11-11T21:07:00Z" w:initials="BA">
    <w:p w:rsidR="00A46154" w:rsidRDefault="00A46154" w:rsidP="00353C7C">
      <w:pPr>
        <w:pStyle w:val="CommentText"/>
      </w:pPr>
      <w:r>
        <w:rPr>
          <w:rStyle w:val="CommentReference"/>
        </w:rPr>
        <w:annotationRef/>
      </w:r>
      <w:r>
        <w:t>You will notice she specifies what she’s talking about</w:t>
      </w:r>
    </w:p>
  </w:comment>
  <w:comment w:id="1593" w:author="B Aleshire" w:date="2014-11-11T21:07:00Z" w:initials="BA">
    <w:p w:rsidR="00A46154" w:rsidRDefault="00A46154" w:rsidP="00353C7C">
      <w:pPr>
        <w:pStyle w:val="CommentText"/>
      </w:pPr>
      <w:r>
        <w:rPr>
          <w:rStyle w:val="CommentReference"/>
        </w:rPr>
        <w:annotationRef/>
      </w:r>
      <w:r>
        <w:t>She then provides her hypotheses.</w:t>
      </w:r>
    </w:p>
    <w:p w:rsidR="00A46154" w:rsidRDefault="00A46154" w:rsidP="00353C7C">
      <w:pPr>
        <w:pStyle w:val="CommentText"/>
      </w:pPr>
    </w:p>
    <w:p w:rsidR="00A46154" w:rsidRDefault="00A46154" w:rsidP="00353C7C">
      <w:pPr>
        <w:pStyle w:val="CommentText"/>
      </w:pPr>
      <w:r>
        <w:t xml:space="preserve">A hypotheses is an educated guess off of your literature review. A research question is a question that you’re interested in that you cannot pick a direction because the literature is too discrepant or unavailable.  </w:t>
      </w:r>
    </w:p>
  </w:comment>
  <w:comment w:id="1598" w:author="Dr. Brittany Aleshire" w:date="2014-11-09T11:02:00Z" w:initials="BA">
    <w:p w:rsidR="00A46154" w:rsidRDefault="00A46154">
      <w:pPr>
        <w:pStyle w:val="CommentText"/>
      </w:pPr>
      <w:r>
        <w:rPr>
          <w:rStyle w:val="CommentReference"/>
        </w:rPr>
        <w:annotationRef/>
      </w:r>
      <w:r>
        <w:t>Use correct APA formatting.</w:t>
      </w:r>
    </w:p>
    <w:p w:rsidR="00A46154" w:rsidRDefault="00A46154">
      <w:pPr>
        <w:pStyle w:val="CommentText"/>
      </w:pPr>
      <w:r>
        <w:t>You also need a breakdown of your sample population and how it compares to the general population of gamers.</w:t>
      </w:r>
    </w:p>
  </w:comment>
  <w:comment w:id="1611" w:author="Dr. Brittany Aleshire" w:date="2014-11-09T11:03:00Z" w:initials="BA">
    <w:p w:rsidR="00A46154" w:rsidRDefault="00A46154">
      <w:pPr>
        <w:pStyle w:val="CommentText"/>
      </w:pPr>
      <w:r>
        <w:rPr>
          <w:rStyle w:val="CommentReference"/>
        </w:rPr>
        <w:annotationRef/>
      </w:r>
      <w:r>
        <w:t>Cite</w:t>
      </w:r>
    </w:p>
  </w:comment>
  <w:comment w:id="1616" w:author="Dr. Brittany Aleshire" w:date="2014-11-09T10:35:00Z" w:initials="BA">
    <w:p w:rsidR="00A46154" w:rsidRDefault="00A46154">
      <w:pPr>
        <w:pStyle w:val="CommentText"/>
      </w:pPr>
      <w:r>
        <w:rPr>
          <w:rStyle w:val="CommentReference"/>
        </w:rPr>
        <w:annotationRef/>
      </w:r>
      <w:r>
        <w:t>You need to supplement this finding with current psychological research on the subject. There is a lot of data in this field and you’ve failed to include it</w:t>
      </w:r>
    </w:p>
  </w:comment>
  <w:comment w:id="1617" w:author="Dr. Brittany Aleshire" w:date="2014-11-09T10:19:00Z" w:initials="BA">
    <w:p w:rsidR="00A46154" w:rsidRDefault="00A46154">
      <w:pPr>
        <w:pStyle w:val="CommentText"/>
      </w:pPr>
      <w:r>
        <w:rPr>
          <w:rStyle w:val="CommentReference"/>
        </w:rPr>
        <w:annotationRef/>
      </w:r>
      <w:r>
        <w:t>Insert research that would explain this finding. There is a wealth of research on this topic and you’ve yet to include it.</w:t>
      </w:r>
    </w:p>
  </w:comment>
  <w:comment w:id="1618" w:author="Dr. Brittany Aleshire" w:date="2014-11-09T10:20:00Z" w:initials="BA">
    <w:p w:rsidR="00A46154" w:rsidRDefault="00A46154">
      <w:pPr>
        <w:pStyle w:val="CommentText"/>
      </w:pPr>
      <w:r>
        <w:rPr>
          <w:rStyle w:val="CommentReference"/>
        </w:rPr>
        <w:annotationRef/>
      </w:r>
      <w:r>
        <w:t xml:space="preserve">You cannot use </w:t>
      </w:r>
    </w:p>
  </w:comment>
  <w:comment w:id="1619" w:author="Dr. Brittany Aleshire" w:date="2014-11-09T10:26:00Z" w:initials="BA">
    <w:p w:rsidR="00A46154" w:rsidRDefault="00A46154">
      <w:pPr>
        <w:pStyle w:val="CommentText"/>
      </w:pPr>
      <w:r>
        <w:rPr>
          <w:rStyle w:val="CommentReference"/>
        </w:rPr>
        <w:annotationRef/>
      </w:r>
      <w:r>
        <w:t>Define, relate to your research, and cite in APA format please</w:t>
      </w:r>
    </w:p>
  </w:comment>
  <w:comment w:id="1620" w:author="Dr. Brittany Aleshire" w:date="2014-11-09T10:26:00Z" w:initials="BA">
    <w:p w:rsidR="00A46154" w:rsidRDefault="00A46154">
      <w:pPr>
        <w:pStyle w:val="CommentText"/>
      </w:pPr>
      <w:r>
        <w:rPr>
          <w:rStyle w:val="CommentReference"/>
        </w:rPr>
        <w:annotationRef/>
      </w:r>
      <w:r>
        <w:t>Incorrect reference</w:t>
      </w:r>
    </w:p>
  </w:comment>
  <w:comment w:id="1624" w:author="Dr. Brittany Aleshire" w:date="2014-11-09T10:27:00Z" w:initials="BA">
    <w:p w:rsidR="00A46154" w:rsidRDefault="00A46154">
      <w:pPr>
        <w:pStyle w:val="CommentText"/>
      </w:pPr>
      <w:r>
        <w:rPr>
          <w:rStyle w:val="CommentReference"/>
        </w:rPr>
        <w:annotationRef/>
      </w:r>
      <w:r>
        <w:t>You need to discuss the limitations of the study in a separate LIMITATIONS section. You need to include the reasoning behind the need for a larger sample size. Particularly because you did not conduct a power analysis prior to collecting your data so your n was insufficient!!!</w:t>
      </w:r>
    </w:p>
  </w:comment>
  <w:comment w:id="1625" w:author="Dr. Brittany Aleshire" w:date="2014-11-09T10:33:00Z" w:initials="BA">
    <w:p w:rsidR="00A46154" w:rsidRDefault="00A46154">
      <w:pPr>
        <w:pStyle w:val="CommentText"/>
      </w:pPr>
      <w:r>
        <w:rPr>
          <w:rStyle w:val="CommentReference"/>
        </w:rPr>
        <w:annotationRef/>
      </w:r>
      <w:r>
        <w:t>You also need a Conclusions section in which you can posit areas for future research. Since your theory is extremely broad this section should be substantial.</w:t>
      </w:r>
    </w:p>
  </w:comment>
  <w:comment w:id="1644" w:author="Dr. Brittany Aleshire" w:date="2014-11-09T09:36:00Z" w:initials="BA">
    <w:p w:rsidR="00A46154" w:rsidRDefault="00A46154">
      <w:pPr>
        <w:pStyle w:val="CommentText"/>
      </w:pPr>
      <w:r>
        <w:rPr>
          <w:rStyle w:val="CommentReference"/>
        </w:rPr>
        <w:annotationRef/>
      </w:r>
      <w:proofErr w:type="gramStart"/>
      <w:r>
        <w:t>page</w:t>
      </w:r>
      <w:proofErr w:type="gramEnd"/>
      <w:r>
        <w:t xml:space="preserve"> numbers? Check citation. When you cite a book or a chapter in a book you need page numbers</w:t>
      </w:r>
    </w:p>
  </w:comment>
  <w:comment w:id="2047" w:author="Dr. Brittany Aleshire" w:date="2014-11-09T00:25:00Z" w:initials="BA">
    <w:p w:rsidR="00A46154" w:rsidRDefault="00A46154" w:rsidP="00FD6AD4">
      <w:pPr>
        <w:pStyle w:val="CommentText"/>
      </w:pPr>
      <w:r>
        <w:rPr>
          <w:rStyle w:val="CommentReference"/>
        </w:rPr>
        <w:annotationRef/>
      </w:r>
      <w:r>
        <w:t>Preparing Figures</w:t>
      </w:r>
    </w:p>
    <w:p w:rsidR="00A46154" w:rsidRDefault="00A46154" w:rsidP="00FD6AD4">
      <w:pPr>
        <w:pStyle w:val="CommentText"/>
      </w:pPr>
    </w:p>
    <w:p w:rsidR="00A46154" w:rsidRDefault="00A46154" w:rsidP="00FD6AD4">
      <w:pPr>
        <w:pStyle w:val="CommentText"/>
      </w:pPr>
      <w:r>
        <w:t>In preparing figures, communication and readability must be the ultimate criteria. Avoid the temptation to use the special effects available in most advanced software packages. While three-dimensional effects, shading, and layered text may look interesting to the author, overuse, inconsistent use, and misuse may distort the data, and distract or even annoy readers. Design properly done is inconspicuous, almost invisible, because it supports communication. Design improperly, or amateurishly, done draws the reader’s attention from the data, and makes him or her question the author’s credibility.</w:t>
      </w:r>
    </w:p>
    <w:p w:rsidR="00A46154" w:rsidRDefault="00A46154" w:rsidP="00FD6AD4">
      <w:pPr>
        <w:pStyle w:val="CommentText"/>
      </w:pPr>
    </w:p>
    <w:p w:rsidR="00A46154" w:rsidRDefault="00A46154" w:rsidP="00FD6AD4">
      <w:pPr>
        <w:pStyle w:val="CommentText"/>
      </w:pPr>
      <w:r>
        <w:t xml:space="preserve">The APA has determined specifications for the size of figures and the fonts used in them. Figures of one column must be between 2 and 3.25 inches wide (5 to 8.45 cm). Two-column figures must be between 4.25 and 6.875 inches wide (10.6 to 17.5 cm). The height of figures should not exceed the top and bottom margins. The text in a figure should be in a san serif font (such as Helvetica, Arial, or </w:t>
      </w:r>
      <w:proofErr w:type="spellStart"/>
      <w:r>
        <w:t>Futura</w:t>
      </w:r>
      <w:proofErr w:type="spellEnd"/>
      <w:r>
        <w:t>). The font size must be between eight and fourteen point. Use circles and squares to distinguish curves on a line graph (at the same font size as the other labels). (See examples above.)</w:t>
      </w:r>
    </w:p>
    <w:p w:rsidR="00A46154" w:rsidRDefault="00A46154" w:rsidP="00FD6AD4">
      <w:pPr>
        <w:pStyle w:val="CommentText"/>
      </w:pPr>
      <w:r>
        <w:t>Captions and Legends</w:t>
      </w:r>
    </w:p>
    <w:p w:rsidR="00A46154" w:rsidRDefault="00A46154" w:rsidP="00FD6AD4">
      <w:pPr>
        <w:pStyle w:val="CommentText"/>
      </w:pPr>
    </w:p>
    <w:p w:rsidR="00A46154" w:rsidRDefault="00A46154" w:rsidP="00FD6AD4">
      <w:pPr>
        <w:pStyle w:val="CommentText"/>
      </w:pPr>
      <w:r>
        <w:t>For figures, make sure to include the figure number and a title with a legend and caption. These elements appear below the visual display. For the figure number, type Figure X. Then type the title of the figure in sentence case. Follow the title with a legend that explains the symbols in the figure and a caption that explains the figure:</w:t>
      </w:r>
    </w:p>
    <w:p w:rsidR="00A46154" w:rsidRDefault="00A46154" w:rsidP="00FD6AD4">
      <w:pPr>
        <w:pStyle w:val="CommentText"/>
      </w:pPr>
      <w:r>
        <w:t>Figure 1. How to create figures in APA style. This figure illustrates effective elements in APA style figures.</w:t>
      </w:r>
    </w:p>
    <w:p w:rsidR="00A46154" w:rsidRDefault="00A46154" w:rsidP="00FD6AD4">
      <w:pPr>
        <w:pStyle w:val="CommentText"/>
      </w:pPr>
    </w:p>
    <w:p w:rsidR="00A46154" w:rsidRDefault="00A46154" w:rsidP="00FD6AD4">
      <w:pPr>
        <w:pStyle w:val="CommentText"/>
      </w:pPr>
      <w:r>
        <w:t>Captions serve as a brief, but complete, explanation and as a title. For example, “Figure 4. Population” is insufficient, whereas “Figure 4. Population of Grand Rapids, MI by race (1980)” is better. If the figure has a title in the image, crop it.</w:t>
      </w:r>
    </w:p>
    <w:p w:rsidR="00A46154" w:rsidRDefault="00A46154" w:rsidP="00FD6AD4">
      <w:pPr>
        <w:pStyle w:val="CommentText"/>
      </w:pPr>
    </w:p>
    <w:p w:rsidR="00A46154" w:rsidRDefault="00A46154" w:rsidP="00FD6AD4">
      <w:pPr>
        <w:pStyle w:val="CommentText"/>
      </w:pPr>
      <w:r>
        <w:t>Graphs should always include a legend that explains the symbols, abbreviations, and terminology used in the figure. These terms must be consistent with those used in the text and in other figures. The lettering in the legend should be of the same type and size as that used in the figure.</w:t>
      </w:r>
    </w:p>
  </w:comment>
  <w:comment w:id="2048" w:author="Dr. Brittany Aleshire" w:date="2014-11-09T00:26:00Z" w:initials="BA">
    <w:p w:rsidR="00A46154" w:rsidRDefault="00A46154">
      <w:pPr>
        <w:pStyle w:val="CommentText"/>
      </w:pPr>
      <w:r>
        <w:rPr>
          <w:rStyle w:val="CommentReference"/>
        </w:rPr>
        <w:annotationRef/>
      </w:r>
      <w:r>
        <w:t>This is a direct copy of someone else’s work. It’s actually an incomplete copy of Csikszentmihalyi’s diagram as well…I’m confused. The min should be 0, the max infinity. The axes are not formatted the same as in the original and need to be updated to reflect APA format.</w:t>
      </w:r>
    </w:p>
    <w:p w:rsidR="00A46154" w:rsidRDefault="00A46154">
      <w:pPr>
        <w:pStyle w:val="CommentText"/>
      </w:pPr>
      <w:r>
        <w:t>Also, the author used it as an explanatory tool and you’ve referenced it without including the explanatory piece or adding in where your project fits in with this idea. You’ll need to add this informational piece if you keep this in your work.</w:t>
      </w:r>
    </w:p>
  </w:comment>
  <w:comment w:id="2049" w:author="Michelle Haley" w:date="2014-11-11T21:10:00Z" w:initials="MH">
    <w:p w:rsidR="00A46154" w:rsidRDefault="00A46154">
      <w:pPr>
        <w:pStyle w:val="CommentText"/>
      </w:pPr>
      <w:r>
        <w:rPr>
          <w:rStyle w:val="CommentReference"/>
        </w:rPr>
        <w:annotationRef/>
      </w:r>
      <w:r>
        <w:t>I thought you were going to add the demographic measure I made and sent you?</w:t>
      </w:r>
      <w:bookmarkStart w:id="2050" w:name="_GoBack"/>
      <w:bookmarkEnd w:id="2050"/>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157325" w15:done="0"/>
  <w15:commentEx w15:paraId="03EF3427" w15:done="0"/>
  <w15:commentEx w15:paraId="0AB06A41" w15:done="0"/>
  <w15:commentEx w15:paraId="2CE8E7ED" w15:done="0"/>
  <w15:commentEx w15:paraId="7E163E4B" w15:done="0"/>
  <w15:commentEx w15:paraId="58508545" w15:done="0"/>
  <w15:commentEx w15:paraId="3660C339" w15:done="0"/>
  <w15:commentEx w15:paraId="392E44D7" w15:done="0"/>
  <w15:commentEx w15:paraId="3F13AB7F" w15:done="0"/>
  <w15:commentEx w15:paraId="70A6F43C" w15:done="0"/>
  <w15:commentEx w15:paraId="4FF49E7A" w15:done="0"/>
  <w15:commentEx w15:paraId="767091BF" w15:done="0"/>
  <w15:commentEx w15:paraId="57944E03" w15:done="0"/>
  <w15:commentEx w15:paraId="6F81AC38" w15:done="0"/>
  <w15:commentEx w15:paraId="5CB8C618" w15:done="0"/>
  <w15:commentEx w15:paraId="37947A55" w15:done="0"/>
  <w15:commentEx w15:paraId="5625F322" w15:done="0"/>
  <w15:commentEx w15:paraId="08ED3A8B" w15:done="0"/>
  <w15:commentEx w15:paraId="0FEB9C26" w15:done="0"/>
  <w15:commentEx w15:paraId="5CD21361" w15:done="0"/>
  <w15:commentEx w15:paraId="023E4536" w15:done="0"/>
  <w15:commentEx w15:paraId="29F1DB58" w15:done="0"/>
  <w15:commentEx w15:paraId="3E7897B0" w15:done="0"/>
  <w15:commentEx w15:paraId="336007D1" w15:done="0"/>
  <w15:commentEx w15:paraId="06189E58" w15:done="0"/>
  <w15:commentEx w15:paraId="797F3908" w15:done="0"/>
  <w15:commentEx w15:paraId="20BBE869" w15:done="0"/>
  <w15:commentEx w15:paraId="63CFCB66" w15:done="0"/>
  <w15:commentEx w15:paraId="35BAFE4B" w15:done="0"/>
  <w15:commentEx w15:paraId="61BA4ED9" w15:done="0"/>
  <w15:commentEx w15:paraId="436FBF3C" w15:done="0"/>
  <w15:commentEx w15:paraId="310849EC" w15:done="0"/>
  <w15:commentEx w15:paraId="2608B682" w15:done="0"/>
  <w15:commentEx w15:paraId="40BDC12E" w15:done="0"/>
  <w15:commentEx w15:paraId="374E4F8D" w15:done="0"/>
  <w15:commentEx w15:paraId="3BDD787B" w15:done="0"/>
  <w15:commentEx w15:paraId="524EA226" w15:done="0"/>
  <w15:commentEx w15:paraId="2DAF620C" w15:done="0"/>
  <w15:commentEx w15:paraId="5A793899" w15:done="0"/>
  <w15:commentEx w15:paraId="777D2377" w15:done="0"/>
  <w15:commentEx w15:paraId="16C67CED" w15:done="0"/>
  <w15:commentEx w15:paraId="57B34AC4" w15:done="0"/>
  <w15:commentEx w15:paraId="144823A9" w15:done="0"/>
  <w15:commentEx w15:paraId="588481E3" w15:done="0"/>
  <w15:commentEx w15:paraId="4DB5BDFA" w15:done="0"/>
  <w15:commentEx w15:paraId="2E8CD7CC" w15:done="0"/>
  <w15:commentEx w15:paraId="6C3F78EF" w15:done="0"/>
  <w15:commentEx w15:paraId="5A0F6222" w15:done="0"/>
  <w15:commentEx w15:paraId="1B348F31" w15:done="0"/>
  <w15:commentEx w15:paraId="742ABA82" w15:done="0"/>
  <w15:commentEx w15:paraId="7421B42C" w15:done="0"/>
  <w15:commentEx w15:paraId="4A66004D" w15:done="0"/>
  <w15:commentEx w15:paraId="462657F9" w15:done="0"/>
  <w15:commentEx w15:paraId="4809C8AB" w15:done="0"/>
  <w15:commentEx w15:paraId="3A642076" w15:done="0"/>
  <w15:commentEx w15:paraId="2E3E2EA1" w15:done="0"/>
  <w15:commentEx w15:paraId="358A363B" w15:done="0"/>
  <w15:commentEx w15:paraId="228F8F36" w15:done="0"/>
  <w15:commentEx w15:paraId="7875D159" w15:done="0"/>
  <w15:commentEx w15:paraId="61BDBE78" w15:done="0"/>
  <w15:commentEx w15:paraId="1CC0443F" w15:done="0"/>
  <w15:commentEx w15:paraId="0E92789B" w15:done="0"/>
  <w15:commentEx w15:paraId="66FF4DB1" w15:done="0"/>
  <w15:commentEx w15:paraId="32F7BE1B" w15:done="0"/>
  <w15:commentEx w15:paraId="35DEF7B2" w15:done="0"/>
  <w15:commentEx w15:paraId="5444C4E8" w15:done="0"/>
  <w15:commentEx w15:paraId="7EFEB0E8" w15:done="0"/>
  <w15:commentEx w15:paraId="6358EFD3" w15:done="0"/>
  <w15:commentEx w15:paraId="498E1EC2" w15:done="0"/>
  <w15:commentEx w15:paraId="627982E9" w15:done="0"/>
  <w15:commentEx w15:paraId="2DAAA7E2" w15:done="0"/>
  <w15:commentEx w15:paraId="44BBA04A" w15:done="0"/>
  <w15:commentEx w15:paraId="6D0109FA" w15:done="0"/>
</w15:commentsEx>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A46154" w:rsidRDefault="00A46154">
      <w:pPr>
        <w:spacing w:line="240" w:lineRule="auto"/>
      </w:pPr>
      <w:r>
        <w:separator/>
      </w:r>
    </w:p>
  </w:endnote>
  <w:endnote w:type="continuationSeparator" w:id="1">
    <w:p w:rsidR="00A46154" w:rsidRDefault="00A4615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egoe UI">
    <w:altName w:val="Cambria"/>
    <w:charset w:val="00"/>
    <w:family w:val="swiss"/>
    <w:pitch w:val="variable"/>
    <w:sig w:usb0="E10022FF" w:usb1="C000E47F" w:usb2="00000029" w:usb3="00000000" w:csb0="000001DF"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Party LET">
    <w:altName w:val="Mangal"/>
    <w:panose1 w:val="02000500000000000000"/>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A46154" w:rsidRDefault="00A46154">
      <w:pPr>
        <w:spacing w:line="240" w:lineRule="auto"/>
      </w:pPr>
      <w:r>
        <w:separator/>
      </w:r>
    </w:p>
  </w:footnote>
  <w:footnote w:type="continuationSeparator" w:id="1">
    <w:p w:rsidR="00A46154" w:rsidRDefault="00A46154">
      <w:pPr>
        <w:spacing w:line="240" w:lineRule="auto"/>
      </w:pPr>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A46154" w:rsidRPr="003F373E" w:rsidRDefault="00A46154" w:rsidP="003F373E">
    <w:pPr>
      <w:pStyle w:val="Normal1"/>
      <w:rPr>
        <w:rFonts w:ascii="Times New Roman" w:eastAsia="Times New Roman" w:hAnsi="Times New Roman" w:cs="Times New Roman"/>
        <w:sz w:val="24"/>
      </w:rPr>
    </w:pPr>
    <w:r w:rsidRPr="003F373E">
      <w:rPr>
        <w:rFonts w:ascii="Times New Roman" w:hAnsi="Times New Roman"/>
        <w:sz w:val="24"/>
      </w:rPr>
      <w:t>PREFERRED DIFFICULTY IN COMPUTER TASKS</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sidRPr="003F373E">
      <w:rPr>
        <w:rFonts w:ascii="Times New Roman" w:hAnsi="Times New Roman"/>
        <w:sz w:val="24"/>
      </w:rPr>
      <w:fldChar w:fldCharType="begin"/>
    </w:r>
    <w:r w:rsidRPr="003F373E">
      <w:rPr>
        <w:rFonts w:ascii="Times New Roman" w:hAnsi="Times New Roman"/>
        <w:sz w:val="24"/>
      </w:rPr>
      <w:instrText>PAGE</w:instrText>
    </w:r>
    <w:r w:rsidRPr="003F373E">
      <w:rPr>
        <w:rFonts w:ascii="Times New Roman" w:hAnsi="Times New Roman"/>
        <w:sz w:val="24"/>
      </w:rPr>
      <w:fldChar w:fldCharType="separate"/>
    </w:r>
    <w:r w:rsidR="00B027C0">
      <w:rPr>
        <w:rFonts w:ascii="Times New Roman" w:hAnsi="Times New Roman"/>
        <w:noProof/>
        <w:sz w:val="24"/>
      </w:rPr>
      <w:t>2</w:t>
    </w:r>
    <w:r w:rsidRPr="003F373E">
      <w:rPr>
        <w:rFonts w:ascii="Times New Roman" w:hAnsi="Times New Roman"/>
        <w:sz w:val="24"/>
      </w:rPr>
      <w:fldChar w:fldCharType="end"/>
    </w:r>
  </w:p>
  <w:p w:rsidR="00A46154" w:rsidRPr="003F373E" w:rsidRDefault="00A46154">
    <w:pPr>
      <w:pStyle w:val="Normal1"/>
      <w:rPr>
        <w:rFonts w:ascii="Times New Roman" w:hAnsi="Times New Roman"/>
        <w:sz w:val="24"/>
      </w:rPr>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A46154" w:rsidRDefault="00A46154" w:rsidP="00FA27D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27C0">
      <w:rPr>
        <w:rStyle w:val="PageNumber"/>
        <w:noProof/>
      </w:rPr>
      <w:t>1</w:t>
    </w:r>
    <w:r>
      <w:rPr>
        <w:rStyle w:val="PageNumber"/>
      </w:rPr>
      <w:fldChar w:fldCharType="end"/>
    </w:r>
  </w:p>
  <w:p w:rsidR="00A46154" w:rsidRPr="00FA27DE" w:rsidRDefault="00A46154" w:rsidP="00FA27DE">
    <w:pPr>
      <w:pStyle w:val="Header"/>
      <w:ind w:right="360"/>
      <w:rPr>
        <w:rFonts w:ascii="Times New Roman" w:hAnsi="Times New Roman"/>
        <w:sz w:val="24"/>
      </w:rPr>
    </w:pPr>
    <w:r w:rsidRPr="00FA27DE">
      <w:rPr>
        <w:rFonts w:ascii="Times New Roman" w:hAnsi="Times New Roman"/>
        <w:sz w:val="24"/>
      </w:rPr>
      <w:t>Running Head: PREFERRED DIFFICULTY IN COMPUTER TASKS</w:t>
    </w:r>
    <w:r>
      <w:rPr>
        <w:rFonts w:ascii="Times New Roman" w:hAnsi="Times New Roman"/>
        <w:sz w:val="24"/>
      </w:rPr>
      <w:tab/>
    </w:r>
    <w:r>
      <w:rPr>
        <w:rFonts w:ascii="Times New Roman" w:hAnsi="Times New Roman"/>
        <w:sz w:val="24"/>
      </w:rPr>
      <w:tab/>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Brittany Aleshire">
    <w15:presenceInfo w15:providerId="None" w15:userId="Dr. Brittany Aleshire"/>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isplayBackgroundShape/>
  <w:proofState w:spelling="clean" w:grammar="clean"/>
  <w:revisionView w:markup="0"/>
  <w:trackRevisions/>
  <w:doNotTrackMoves/>
  <w:defaultTabStop w:val="720"/>
  <w:characterSpacingControl w:val="doNotCompress"/>
  <w:footnotePr>
    <w:footnote w:id="0"/>
    <w:footnote w:id="1"/>
  </w:footnotePr>
  <w:endnotePr>
    <w:endnote w:id="0"/>
    <w:endnote w:id="1"/>
  </w:endnotePr>
  <w:compat/>
  <w:rsids>
    <w:rsidRoot w:val="00BB3C97"/>
    <w:rsid w:val="0002264D"/>
    <w:rsid w:val="000D4E74"/>
    <w:rsid w:val="001618E3"/>
    <w:rsid w:val="001A0D03"/>
    <w:rsid w:val="001A3462"/>
    <w:rsid w:val="001B5DF8"/>
    <w:rsid w:val="001E06C6"/>
    <w:rsid w:val="001F7EE9"/>
    <w:rsid w:val="00212EFA"/>
    <w:rsid w:val="00230B88"/>
    <w:rsid w:val="00282467"/>
    <w:rsid w:val="002918C2"/>
    <w:rsid w:val="0029436F"/>
    <w:rsid w:val="002A0C80"/>
    <w:rsid w:val="002C36B5"/>
    <w:rsid w:val="00302CD2"/>
    <w:rsid w:val="00311B04"/>
    <w:rsid w:val="003153E5"/>
    <w:rsid w:val="00336EB0"/>
    <w:rsid w:val="00353C7C"/>
    <w:rsid w:val="00355DDC"/>
    <w:rsid w:val="0038786A"/>
    <w:rsid w:val="003A3618"/>
    <w:rsid w:val="003A6EB8"/>
    <w:rsid w:val="003A7003"/>
    <w:rsid w:val="003B24FB"/>
    <w:rsid w:val="003E32FF"/>
    <w:rsid w:val="003E7E0B"/>
    <w:rsid w:val="003F373E"/>
    <w:rsid w:val="003F40C9"/>
    <w:rsid w:val="004008C9"/>
    <w:rsid w:val="00406FA6"/>
    <w:rsid w:val="00420B0B"/>
    <w:rsid w:val="00466A39"/>
    <w:rsid w:val="004B143D"/>
    <w:rsid w:val="004C5882"/>
    <w:rsid w:val="004F2474"/>
    <w:rsid w:val="00504C3D"/>
    <w:rsid w:val="0050710C"/>
    <w:rsid w:val="00512B80"/>
    <w:rsid w:val="00581EF8"/>
    <w:rsid w:val="005927D3"/>
    <w:rsid w:val="005A4F08"/>
    <w:rsid w:val="005B3A72"/>
    <w:rsid w:val="00606C13"/>
    <w:rsid w:val="00644528"/>
    <w:rsid w:val="0069704A"/>
    <w:rsid w:val="006E0DB7"/>
    <w:rsid w:val="00752085"/>
    <w:rsid w:val="007618E4"/>
    <w:rsid w:val="007B6E30"/>
    <w:rsid w:val="007E2BD9"/>
    <w:rsid w:val="007F45B1"/>
    <w:rsid w:val="007F6AF5"/>
    <w:rsid w:val="008573E6"/>
    <w:rsid w:val="00887B02"/>
    <w:rsid w:val="008D060D"/>
    <w:rsid w:val="00905272"/>
    <w:rsid w:val="009404EA"/>
    <w:rsid w:val="009413B5"/>
    <w:rsid w:val="0095268F"/>
    <w:rsid w:val="00960E84"/>
    <w:rsid w:val="00995D68"/>
    <w:rsid w:val="009E52A4"/>
    <w:rsid w:val="00A2353A"/>
    <w:rsid w:val="00A257E3"/>
    <w:rsid w:val="00A30ADF"/>
    <w:rsid w:val="00A3599C"/>
    <w:rsid w:val="00A46154"/>
    <w:rsid w:val="00AD2ECB"/>
    <w:rsid w:val="00B027C0"/>
    <w:rsid w:val="00B31218"/>
    <w:rsid w:val="00B662A5"/>
    <w:rsid w:val="00B72468"/>
    <w:rsid w:val="00B82857"/>
    <w:rsid w:val="00B84203"/>
    <w:rsid w:val="00BA1767"/>
    <w:rsid w:val="00BB3C97"/>
    <w:rsid w:val="00BC218F"/>
    <w:rsid w:val="00BD4038"/>
    <w:rsid w:val="00BD5A0E"/>
    <w:rsid w:val="00BE01BC"/>
    <w:rsid w:val="00BE7BA6"/>
    <w:rsid w:val="00C01780"/>
    <w:rsid w:val="00C554BA"/>
    <w:rsid w:val="00C65F21"/>
    <w:rsid w:val="00C94A64"/>
    <w:rsid w:val="00CC7106"/>
    <w:rsid w:val="00CC7285"/>
    <w:rsid w:val="00D15BF0"/>
    <w:rsid w:val="00D3423E"/>
    <w:rsid w:val="00D52CB2"/>
    <w:rsid w:val="00D56223"/>
    <w:rsid w:val="00D74FA6"/>
    <w:rsid w:val="00DA324C"/>
    <w:rsid w:val="00DB6B2F"/>
    <w:rsid w:val="00DC0A1A"/>
    <w:rsid w:val="00DC3460"/>
    <w:rsid w:val="00DD02F0"/>
    <w:rsid w:val="00DE5957"/>
    <w:rsid w:val="00DF0713"/>
    <w:rsid w:val="00E24DF6"/>
    <w:rsid w:val="00E54D8F"/>
    <w:rsid w:val="00E6729A"/>
    <w:rsid w:val="00E737C3"/>
    <w:rsid w:val="00E83AB9"/>
    <w:rsid w:val="00EC2F9E"/>
    <w:rsid w:val="00ED50F9"/>
    <w:rsid w:val="00F0276B"/>
    <w:rsid w:val="00F172B5"/>
    <w:rsid w:val="00F31F4D"/>
    <w:rsid w:val="00F519FC"/>
    <w:rsid w:val="00F605EE"/>
    <w:rsid w:val="00F66E3F"/>
    <w:rsid w:val="00F77C87"/>
    <w:rsid w:val="00FA27DE"/>
    <w:rsid w:val="00FD6AD4"/>
  </w:rsids>
  <m:mathPr>
    <m:mathFont m:val="Party LET"/>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4"/>
        <w:lang w:val="en-US" w:eastAsia="en-US" w:bidi="ar-SA"/>
      </w:rPr>
    </w:rPrDefault>
    <w:pPrDefault>
      <w:pPr>
        <w:spacing w:line="276" w:lineRule="auto"/>
      </w:pPr>
    </w:pPrDefault>
  </w:docDefaults>
  <w:latentStyles w:defLockedState="0" w:defUIPriority="0" w:defSemiHidden="0" w:defUnhideWhenUsed="0" w:defQFormat="0" w:count="276"/>
  <w:style w:type="paragraph" w:default="1" w:styleId="Normal">
    <w:name w:val="Normal"/>
    <w:qFormat/>
    <w:rsid w:val="00504C3D"/>
  </w:style>
  <w:style w:type="paragraph" w:styleId="Heading1">
    <w:name w:val="heading 1"/>
    <w:basedOn w:val="Normal1"/>
    <w:next w:val="Normal1"/>
    <w:rsid w:val="00BB3C9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BB3C9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BB3C9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BB3C9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BB3C9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BB3C9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1">
    <w:name w:val="Normal1"/>
    <w:rsid w:val="00BB3C97"/>
  </w:style>
  <w:style w:type="paragraph" w:styleId="Title">
    <w:name w:val="Title"/>
    <w:basedOn w:val="Normal1"/>
    <w:next w:val="Normal1"/>
    <w:rsid w:val="00BB3C97"/>
    <w:pPr>
      <w:keepNext/>
      <w:keepLines/>
      <w:contextualSpacing/>
    </w:pPr>
    <w:rPr>
      <w:rFonts w:ascii="Trebuchet MS" w:eastAsia="Trebuchet MS" w:hAnsi="Trebuchet MS" w:cs="Trebuchet MS"/>
      <w:sz w:val="42"/>
    </w:rPr>
  </w:style>
  <w:style w:type="paragraph" w:styleId="Subtitle">
    <w:name w:val="Subtitle"/>
    <w:basedOn w:val="Normal1"/>
    <w:next w:val="Normal1"/>
    <w:rsid w:val="00BB3C97"/>
    <w:pPr>
      <w:keepNext/>
      <w:keepLines/>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semiHidden/>
    <w:unhideWhenUsed/>
    <w:rsid w:val="003F373E"/>
    <w:pPr>
      <w:tabs>
        <w:tab w:val="center" w:pos="4320"/>
        <w:tab w:val="right" w:pos="8640"/>
      </w:tabs>
      <w:spacing w:line="240" w:lineRule="auto"/>
    </w:pPr>
  </w:style>
  <w:style w:type="character" w:customStyle="1" w:styleId="HeaderChar">
    <w:name w:val="Header Char"/>
    <w:basedOn w:val="DefaultParagraphFont"/>
    <w:link w:val="Header"/>
    <w:uiPriority w:val="99"/>
    <w:semiHidden/>
    <w:rsid w:val="003F373E"/>
  </w:style>
  <w:style w:type="paragraph" w:styleId="Footer">
    <w:name w:val="footer"/>
    <w:basedOn w:val="Normal"/>
    <w:link w:val="FooterChar"/>
    <w:uiPriority w:val="99"/>
    <w:semiHidden/>
    <w:unhideWhenUsed/>
    <w:rsid w:val="003F373E"/>
    <w:pPr>
      <w:tabs>
        <w:tab w:val="center" w:pos="4320"/>
        <w:tab w:val="right" w:pos="8640"/>
      </w:tabs>
      <w:spacing w:line="240" w:lineRule="auto"/>
    </w:pPr>
  </w:style>
  <w:style w:type="character" w:customStyle="1" w:styleId="FooterChar">
    <w:name w:val="Footer Char"/>
    <w:basedOn w:val="DefaultParagraphFont"/>
    <w:link w:val="Footer"/>
    <w:uiPriority w:val="99"/>
    <w:semiHidden/>
    <w:rsid w:val="003F373E"/>
  </w:style>
  <w:style w:type="character" w:styleId="PageNumber">
    <w:name w:val="page number"/>
    <w:basedOn w:val="DefaultParagraphFont"/>
    <w:uiPriority w:val="99"/>
    <w:semiHidden/>
    <w:unhideWhenUsed/>
    <w:rsid w:val="00FA27DE"/>
  </w:style>
  <w:style w:type="character" w:styleId="CommentReference">
    <w:name w:val="annotation reference"/>
    <w:basedOn w:val="DefaultParagraphFont"/>
    <w:uiPriority w:val="99"/>
    <w:semiHidden/>
    <w:unhideWhenUsed/>
    <w:rsid w:val="00E6729A"/>
    <w:rPr>
      <w:sz w:val="16"/>
      <w:szCs w:val="16"/>
    </w:rPr>
  </w:style>
  <w:style w:type="paragraph" w:styleId="CommentText">
    <w:name w:val="annotation text"/>
    <w:basedOn w:val="Normal"/>
    <w:link w:val="CommentTextChar"/>
    <w:uiPriority w:val="99"/>
    <w:semiHidden/>
    <w:unhideWhenUsed/>
    <w:rsid w:val="00E6729A"/>
    <w:pPr>
      <w:spacing w:line="240" w:lineRule="auto"/>
    </w:pPr>
    <w:rPr>
      <w:sz w:val="20"/>
    </w:rPr>
  </w:style>
  <w:style w:type="character" w:customStyle="1" w:styleId="CommentTextChar">
    <w:name w:val="Comment Text Char"/>
    <w:basedOn w:val="DefaultParagraphFont"/>
    <w:link w:val="CommentText"/>
    <w:uiPriority w:val="99"/>
    <w:semiHidden/>
    <w:rsid w:val="00E6729A"/>
    <w:rPr>
      <w:sz w:val="20"/>
    </w:rPr>
  </w:style>
  <w:style w:type="paragraph" w:styleId="CommentSubject">
    <w:name w:val="annotation subject"/>
    <w:basedOn w:val="CommentText"/>
    <w:next w:val="CommentText"/>
    <w:link w:val="CommentSubjectChar"/>
    <w:uiPriority w:val="99"/>
    <w:semiHidden/>
    <w:unhideWhenUsed/>
    <w:rsid w:val="00E6729A"/>
    <w:rPr>
      <w:b/>
      <w:bCs/>
    </w:rPr>
  </w:style>
  <w:style w:type="character" w:customStyle="1" w:styleId="CommentSubjectChar">
    <w:name w:val="Comment Subject Char"/>
    <w:basedOn w:val="CommentTextChar"/>
    <w:link w:val="CommentSubject"/>
    <w:uiPriority w:val="99"/>
    <w:semiHidden/>
    <w:rsid w:val="00E6729A"/>
    <w:rPr>
      <w:b/>
      <w:bCs/>
      <w:sz w:val="20"/>
    </w:rPr>
  </w:style>
  <w:style w:type="paragraph" w:styleId="BalloonText">
    <w:name w:val="Balloon Text"/>
    <w:basedOn w:val="Normal"/>
    <w:link w:val="BalloonTextChar"/>
    <w:uiPriority w:val="99"/>
    <w:semiHidden/>
    <w:unhideWhenUsed/>
    <w:rsid w:val="00E672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29A"/>
    <w:rPr>
      <w:rFonts w:ascii="Segoe UI" w:hAnsi="Segoe UI" w:cs="Segoe UI"/>
      <w:sz w:val="18"/>
      <w:szCs w:val="18"/>
    </w:rPr>
  </w:style>
  <w:style w:type="table" w:styleId="TableGrid">
    <w:name w:val="Table Grid"/>
    <w:basedOn w:val="TableNormal"/>
    <w:uiPriority w:val="59"/>
    <w:rsid w:val="0028246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82467"/>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282467"/>
    <w:pPr>
      <w:ind w:left="220"/>
    </w:pPr>
    <w:rPr>
      <w:rFonts w:asciiTheme="minorHAnsi" w:hAnsiTheme="minorHAnsi"/>
      <w:i/>
      <w:szCs w:val="22"/>
    </w:rPr>
  </w:style>
  <w:style w:type="paragraph" w:styleId="TOC1">
    <w:name w:val="toc 1"/>
    <w:basedOn w:val="Normal"/>
    <w:next w:val="Normal"/>
    <w:autoRedefine/>
    <w:uiPriority w:val="39"/>
    <w:unhideWhenUsed/>
    <w:rsid w:val="00282467"/>
    <w:pPr>
      <w:tabs>
        <w:tab w:val="right" w:pos="8828"/>
      </w:tabs>
      <w:spacing w:before="120"/>
      <w:jc w:val="center"/>
    </w:pPr>
    <w:rPr>
      <w:rFonts w:asciiTheme="minorHAnsi" w:hAnsiTheme="minorHAnsi"/>
      <w:b/>
      <w:szCs w:val="22"/>
    </w:rPr>
  </w:style>
  <w:style w:type="paragraph" w:styleId="TOC3">
    <w:name w:val="toc 3"/>
    <w:basedOn w:val="Normal"/>
    <w:next w:val="Normal"/>
    <w:autoRedefine/>
    <w:uiPriority w:val="39"/>
    <w:unhideWhenUsed/>
    <w:rsid w:val="00282467"/>
    <w:pPr>
      <w:ind w:left="440"/>
    </w:pPr>
    <w:rPr>
      <w:rFonts w:asciiTheme="minorHAnsi" w:hAnsiTheme="minorHAnsi"/>
      <w:szCs w:val="22"/>
    </w:rPr>
  </w:style>
  <w:style w:type="paragraph" w:styleId="TOC4">
    <w:name w:val="toc 4"/>
    <w:basedOn w:val="Normal"/>
    <w:next w:val="Normal"/>
    <w:autoRedefine/>
    <w:rsid w:val="00282467"/>
    <w:pPr>
      <w:ind w:left="660"/>
    </w:pPr>
    <w:rPr>
      <w:rFonts w:asciiTheme="minorHAnsi" w:hAnsiTheme="minorHAnsi"/>
      <w:sz w:val="20"/>
      <w:szCs w:val="20"/>
    </w:rPr>
  </w:style>
  <w:style w:type="paragraph" w:styleId="TOC5">
    <w:name w:val="toc 5"/>
    <w:basedOn w:val="Normal"/>
    <w:next w:val="Normal"/>
    <w:autoRedefine/>
    <w:rsid w:val="00282467"/>
    <w:pPr>
      <w:ind w:left="880"/>
    </w:pPr>
    <w:rPr>
      <w:rFonts w:asciiTheme="minorHAnsi" w:hAnsiTheme="minorHAnsi"/>
      <w:sz w:val="20"/>
      <w:szCs w:val="20"/>
    </w:rPr>
  </w:style>
  <w:style w:type="paragraph" w:styleId="TOC6">
    <w:name w:val="toc 6"/>
    <w:basedOn w:val="Normal"/>
    <w:next w:val="Normal"/>
    <w:autoRedefine/>
    <w:rsid w:val="00282467"/>
    <w:pPr>
      <w:ind w:left="1100"/>
    </w:pPr>
    <w:rPr>
      <w:rFonts w:asciiTheme="minorHAnsi" w:hAnsiTheme="minorHAnsi"/>
      <w:sz w:val="20"/>
      <w:szCs w:val="20"/>
    </w:rPr>
  </w:style>
  <w:style w:type="paragraph" w:styleId="TOC7">
    <w:name w:val="toc 7"/>
    <w:basedOn w:val="Normal"/>
    <w:next w:val="Normal"/>
    <w:autoRedefine/>
    <w:rsid w:val="00282467"/>
    <w:pPr>
      <w:ind w:left="1320"/>
    </w:pPr>
    <w:rPr>
      <w:rFonts w:asciiTheme="minorHAnsi" w:hAnsiTheme="minorHAnsi"/>
      <w:sz w:val="20"/>
      <w:szCs w:val="20"/>
    </w:rPr>
  </w:style>
  <w:style w:type="paragraph" w:styleId="TOC8">
    <w:name w:val="toc 8"/>
    <w:basedOn w:val="Normal"/>
    <w:next w:val="Normal"/>
    <w:autoRedefine/>
    <w:rsid w:val="00282467"/>
    <w:pPr>
      <w:ind w:left="1540"/>
    </w:pPr>
    <w:rPr>
      <w:rFonts w:asciiTheme="minorHAnsi" w:hAnsiTheme="minorHAnsi"/>
      <w:sz w:val="20"/>
      <w:szCs w:val="20"/>
    </w:rPr>
  </w:style>
  <w:style w:type="paragraph" w:styleId="TOC9">
    <w:name w:val="toc 9"/>
    <w:basedOn w:val="Normal"/>
    <w:next w:val="Normal"/>
    <w:autoRedefine/>
    <w:rsid w:val="00282467"/>
    <w:pPr>
      <w:ind w:left="1760"/>
    </w:pPr>
    <w:rPr>
      <w:rFonts w:asciiTheme="minorHAnsi" w:hAnsiTheme="minorHAnsi"/>
      <w:sz w:val="20"/>
      <w:szCs w:val="20"/>
    </w:rPr>
  </w:style>
  <w:style w:type="character" w:customStyle="1" w:styleId="apple-converted-space">
    <w:name w:val="apple-converted-space"/>
    <w:basedOn w:val="DefaultParagraphFont"/>
    <w:rsid w:val="00A3599C"/>
  </w:style>
  <w:style w:type="character" w:styleId="Hyperlink">
    <w:name w:val="Hyperlink"/>
    <w:basedOn w:val="DefaultParagraphFont"/>
    <w:rsid w:val="00F172B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BB3C9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BB3C9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BB3C9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BB3C9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BB3C9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BB3C9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B3C97"/>
  </w:style>
  <w:style w:type="paragraph" w:styleId="Title">
    <w:name w:val="Title"/>
    <w:basedOn w:val="Normal1"/>
    <w:next w:val="Normal1"/>
    <w:rsid w:val="00BB3C97"/>
    <w:pPr>
      <w:keepNext/>
      <w:keepLines/>
      <w:contextualSpacing/>
    </w:pPr>
    <w:rPr>
      <w:rFonts w:ascii="Trebuchet MS" w:eastAsia="Trebuchet MS" w:hAnsi="Trebuchet MS" w:cs="Trebuchet MS"/>
      <w:sz w:val="42"/>
    </w:rPr>
  </w:style>
  <w:style w:type="paragraph" w:styleId="Subtitle">
    <w:name w:val="Subtitle"/>
    <w:basedOn w:val="Normal1"/>
    <w:next w:val="Normal1"/>
    <w:rsid w:val="00BB3C97"/>
    <w:pPr>
      <w:keepNext/>
      <w:keepLines/>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semiHidden/>
    <w:unhideWhenUsed/>
    <w:rsid w:val="003F373E"/>
    <w:pPr>
      <w:tabs>
        <w:tab w:val="center" w:pos="4320"/>
        <w:tab w:val="right" w:pos="8640"/>
      </w:tabs>
      <w:spacing w:line="240" w:lineRule="auto"/>
    </w:pPr>
  </w:style>
  <w:style w:type="character" w:customStyle="1" w:styleId="HeaderChar">
    <w:name w:val="Header Char"/>
    <w:basedOn w:val="DefaultParagraphFont"/>
    <w:link w:val="Header"/>
    <w:uiPriority w:val="99"/>
    <w:semiHidden/>
    <w:rsid w:val="003F373E"/>
  </w:style>
  <w:style w:type="paragraph" w:styleId="Footer">
    <w:name w:val="footer"/>
    <w:basedOn w:val="Normal"/>
    <w:link w:val="FooterChar"/>
    <w:uiPriority w:val="99"/>
    <w:semiHidden/>
    <w:unhideWhenUsed/>
    <w:rsid w:val="003F373E"/>
    <w:pPr>
      <w:tabs>
        <w:tab w:val="center" w:pos="4320"/>
        <w:tab w:val="right" w:pos="8640"/>
      </w:tabs>
      <w:spacing w:line="240" w:lineRule="auto"/>
    </w:pPr>
  </w:style>
  <w:style w:type="character" w:customStyle="1" w:styleId="FooterChar">
    <w:name w:val="Footer Char"/>
    <w:basedOn w:val="DefaultParagraphFont"/>
    <w:link w:val="Footer"/>
    <w:uiPriority w:val="99"/>
    <w:semiHidden/>
    <w:rsid w:val="003F373E"/>
  </w:style>
  <w:style w:type="character" w:styleId="PageNumber">
    <w:name w:val="page number"/>
    <w:basedOn w:val="DefaultParagraphFont"/>
    <w:uiPriority w:val="99"/>
    <w:semiHidden/>
    <w:unhideWhenUsed/>
    <w:rsid w:val="00FA27DE"/>
  </w:style>
  <w:style w:type="character" w:styleId="CommentReference">
    <w:name w:val="annotation reference"/>
    <w:basedOn w:val="DefaultParagraphFont"/>
    <w:uiPriority w:val="99"/>
    <w:semiHidden/>
    <w:unhideWhenUsed/>
    <w:rsid w:val="00E6729A"/>
    <w:rPr>
      <w:sz w:val="16"/>
      <w:szCs w:val="16"/>
    </w:rPr>
  </w:style>
  <w:style w:type="paragraph" w:styleId="CommentText">
    <w:name w:val="annotation text"/>
    <w:basedOn w:val="Normal"/>
    <w:link w:val="CommentTextChar"/>
    <w:uiPriority w:val="99"/>
    <w:semiHidden/>
    <w:unhideWhenUsed/>
    <w:rsid w:val="00E6729A"/>
    <w:pPr>
      <w:spacing w:line="240" w:lineRule="auto"/>
    </w:pPr>
    <w:rPr>
      <w:sz w:val="20"/>
    </w:rPr>
  </w:style>
  <w:style w:type="character" w:customStyle="1" w:styleId="CommentTextChar">
    <w:name w:val="Comment Text Char"/>
    <w:basedOn w:val="DefaultParagraphFont"/>
    <w:link w:val="CommentText"/>
    <w:uiPriority w:val="99"/>
    <w:semiHidden/>
    <w:rsid w:val="00E6729A"/>
    <w:rPr>
      <w:sz w:val="20"/>
    </w:rPr>
  </w:style>
  <w:style w:type="paragraph" w:styleId="CommentSubject">
    <w:name w:val="annotation subject"/>
    <w:basedOn w:val="CommentText"/>
    <w:next w:val="CommentText"/>
    <w:link w:val="CommentSubjectChar"/>
    <w:uiPriority w:val="99"/>
    <w:semiHidden/>
    <w:unhideWhenUsed/>
    <w:rsid w:val="00E6729A"/>
    <w:rPr>
      <w:b/>
      <w:bCs/>
    </w:rPr>
  </w:style>
  <w:style w:type="character" w:customStyle="1" w:styleId="CommentSubjectChar">
    <w:name w:val="Comment Subject Char"/>
    <w:basedOn w:val="CommentTextChar"/>
    <w:link w:val="CommentSubject"/>
    <w:uiPriority w:val="99"/>
    <w:semiHidden/>
    <w:rsid w:val="00E6729A"/>
    <w:rPr>
      <w:b/>
      <w:bCs/>
      <w:sz w:val="20"/>
    </w:rPr>
  </w:style>
  <w:style w:type="paragraph" w:styleId="BalloonText">
    <w:name w:val="Balloon Text"/>
    <w:basedOn w:val="Normal"/>
    <w:link w:val="BalloonTextChar"/>
    <w:uiPriority w:val="99"/>
    <w:semiHidden/>
    <w:unhideWhenUsed/>
    <w:rsid w:val="00E672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29A"/>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262996373">
      <w:bodyDiv w:val="1"/>
      <w:marLeft w:val="0"/>
      <w:marRight w:val="0"/>
      <w:marTop w:val="0"/>
      <w:marBottom w:val="0"/>
      <w:divBdr>
        <w:top w:val="none" w:sz="0" w:space="0" w:color="auto"/>
        <w:left w:val="none" w:sz="0" w:space="0" w:color="auto"/>
        <w:bottom w:val="none" w:sz="0" w:space="0" w:color="auto"/>
        <w:right w:val="none" w:sz="0" w:space="0" w:color="auto"/>
      </w:divBdr>
    </w:div>
    <w:div w:id="312872781">
      <w:bodyDiv w:val="1"/>
      <w:marLeft w:val="0"/>
      <w:marRight w:val="0"/>
      <w:marTop w:val="0"/>
      <w:marBottom w:val="0"/>
      <w:divBdr>
        <w:top w:val="none" w:sz="0" w:space="0" w:color="auto"/>
        <w:left w:val="none" w:sz="0" w:space="0" w:color="auto"/>
        <w:bottom w:val="none" w:sz="0" w:space="0" w:color="auto"/>
        <w:right w:val="none" w:sz="0" w:space="0" w:color="auto"/>
      </w:divBdr>
    </w:div>
    <w:div w:id="537858756">
      <w:bodyDiv w:val="1"/>
      <w:marLeft w:val="0"/>
      <w:marRight w:val="0"/>
      <w:marTop w:val="0"/>
      <w:marBottom w:val="0"/>
      <w:divBdr>
        <w:top w:val="none" w:sz="0" w:space="0" w:color="auto"/>
        <w:left w:val="none" w:sz="0" w:space="0" w:color="auto"/>
        <w:bottom w:val="none" w:sz="0" w:space="0" w:color="auto"/>
        <w:right w:val="none" w:sz="0" w:space="0" w:color="auto"/>
      </w:divBdr>
    </w:div>
    <w:div w:id="628706847">
      <w:bodyDiv w:val="1"/>
      <w:marLeft w:val="0"/>
      <w:marRight w:val="0"/>
      <w:marTop w:val="0"/>
      <w:marBottom w:val="0"/>
      <w:divBdr>
        <w:top w:val="none" w:sz="0" w:space="0" w:color="auto"/>
        <w:left w:val="none" w:sz="0" w:space="0" w:color="auto"/>
        <w:bottom w:val="none" w:sz="0" w:space="0" w:color="auto"/>
        <w:right w:val="none" w:sz="0" w:space="0" w:color="auto"/>
      </w:divBdr>
    </w:div>
    <w:div w:id="662051392">
      <w:bodyDiv w:val="1"/>
      <w:marLeft w:val="0"/>
      <w:marRight w:val="0"/>
      <w:marTop w:val="0"/>
      <w:marBottom w:val="0"/>
      <w:divBdr>
        <w:top w:val="none" w:sz="0" w:space="0" w:color="auto"/>
        <w:left w:val="none" w:sz="0" w:space="0" w:color="auto"/>
        <w:bottom w:val="none" w:sz="0" w:space="0" w:color="auto"/>
        <w:right w:val="none" w:sz="0" w:space="0" w:color="auto"/>
      </w:divBdr>
    </w:div>
    <w:div w:id="701366686">
      <w:bodyDiv w:val="1"/>
      <w:marLeft w:val="0"/>
      <w:marRight w:val="0"/>
      <w:marTop w:val="0"/>
      <w:marBottom w:val="0"/>
      <w:divBdr>
        <w:top w:val="none" w:sz="0" w:space="0" w:color="auto"/>
        <w:left w:val="none" w:sz="0" w:space="0" w:color="auto"/>
        <w:bottom w:val="none" w:sz="0" w:space="0" w:color="auto"/>
        <w:right w:val="none" w:sz="0" w:space="0" w:color="auto"/>
      </w:divBdr>
    </w:div>
    <w:div w:id="783155750">
      <w:bodyDiv w:val="1"/>
      <w:marLeft w:val="0"/>
      <w:marRight w:val="0"/>
      <w:marTop w:val="0"/>
      <w:marBottom w:val="0"/>
      <w:divBdr>
        <w:top w:val="none" w:sz="0" w:space="0" w:color="auto"/>
        <w:left w:val="none" w:sz="0" w:space="0" w:color="auto"/>
        <w:bottom w:val="none" w:sz="0" w:space="0" w:color="auto"/>
        <w:right w:val="none" w:sz="0" w:space="0" w:color="auto"/>
      </w:divBdr>
    </w:div>
    <w:div w:id="808935841">
      <w:bodyDiv w:val="1"/>
      <w:marLeft w:val="0"/>
      <w:marRight w:val="0"/>
      <w:marTop w:val="0"/>
      <w:marBottom w:val="0"/>
      <w:divBdr>
        <w:top w:val="none" w:sz="0" w:space="0" w:color="auto"/>
        <w:left w:val="none" w:sz="0" w:space="0" w:color="auto"/>
        <w:bottom w:val="none" w:sz="0" w:space="0" w:color="auto"/>
        <w:right w:val="none" w:sz="0" w:space="0" w:color="auto"/>
      </w:divBdr>
    </w:div>
    <w:div w:id="834490289">
      <w:bodyDiv w:val="1"/>
      <w:marLeft w:val="0"/>
      <w:marRight w:val="0"/>
      <w:marTop w:val="0"/>
      <w:marBottom w:val="0"/>
      <w:divBdr>
        <w:top w:val="none" w:sz="0" w:space="0" w:color="auto"/>
        <w:left w:val="none" w:sz="0" w:space="0" w:color="auto"/>
        <w:bottom w:val="none" w:sz="0" w:space="0" w:color="auto"/>
        <w:right w:val="none" w:sz="0" w:space="0" w:color="auto"/>
      </w:divBdr>
    </w:div>
    <w:div w:id="936788622">
      <w:bodyDiv w:val="1"/>
      <w:marLeft w:val="0"/>
      <w:marRight w:val="0"/>
      <w:marTop w:val="0"/>
      <w:marBottom w:val="0"/>
      <w:divBdr>
        <w:top w:val="none" w:sz="0" w:space="0" w:color="auto"/>
        <w:left w:val="none" w:sz="0" w:space="0" w:color="auto"/>
        <w:bottom w:val="none" w:sz="0" w:space="0" w:color="auto"/>
        <w:right w:val="none" w:sz="0" w:space="0" w:color="auto"/>
      </w:divBdr>
    </w:div>
    <w:div w:id="948776153">
      <w:bodyDiv w:val="1"/>
      <w:marLeft w:val="0"/>
      <w:marRight w:val="0"/>
      <w:marTop w:val="0"/>
      <w:marBottom w:val="0"/>
      <w:divBdr>
        <w:top w:val="none" w:sz="0" w:space="0" w:color="auto"/>
        <w:left w:val="none" w:sz="0" w:space="0" w:color="auto"/>
        <w:bottom w:val="none" w:sz="0" w:space="0" w:color="auto"/>
        <w:right w:val="none" w:sz="0" w:space="0" w:color="auto"/>
      </w:divBdr>
    </w:div>
    <w:div w:id="957375938">
      <w:bodyDiv w:val="1"/>
      <w:marLeft w:val="0"/>
      <w:marRight w:val="0"/>
      <w:marTop w:val="0"/>
      <w:marBottom w:val="0"/>
      <w:divBdr>
        <w:top w:val="none" w:sz="0" w:space="0" w:color="auto"/>
        <w:left w:val="none" w:sz="0" w:space="0" w:color="auto"/>
        <w:bottom w:val="none" w:sz="0" w:space="0" w:color="auto"/>
        <w:right w:val="none" w:sz="0" w:space="0" w:color="auto"/>
      </w:divBdr>
    </w:div>
    <w:div w:id="1017579452">
      <w:bodyDiv w:val="1"/>
      <w:marLeft w:val="0"/>
      <w:marRight w:val="0"/>
      <w:marTop w:val="0"/>
      <w:marBottom w:val="0"/>
      <w:divBdr>
        <w:top w:val="none" w:sz="0" w:space="0" w:color="auto"/>
        <w:left w:val="none" w:sz="0" w:space="0" w:color="auto"/>
        <w:bottom w:val="none" w:sz="0" w:space="0" w:color="auto"/>
        <w:right w:val="none" w:sz="0" w:space="0" w:color="auto"/>
      </w:divBdr>
    </w:div>
    <w:div w:id="1069229961">
      <w:bodyDiv w:val="1"/>
      <w:marLeft w:val="0"/>
      <w:marRight w:val="0"/>
      <w:marTop w:val="0"/>
      <w:marBottom w:val="0"/>
      <w:divBdr>
        <w:top w:val="none" w:sz="0" w:space="0" w:color="auto"/>
        <w:left w:val="none" w:sz="0" w:space="0" w:color="auto"/>
        <w:bottom w:val="none" w:sz="0" w:space="0" w:color="auto"/>
        <w:right w:val="none" w:sz="0" w:space="0" w:color="auto"/>
      </w:divBdr>
    </w:div>
    <w:div w:id="1108697367">
      <w:bodyDiv w:val="1"/>
      <w:marLeft w:val="0"/>
      <w:marRight w:val="0"/>
      <w:marTop w:val="0"/>
      <w:marBottom w:val="0"/>
      <w:divBdr>
        <w:top w:val="none" w:sz="0" w:space="0" w:color="auto"/>
        <w:left w:val="none" w:sz="0" w:space="0" w:color="auto"/>
        <w:bottom w:val="none" w:sz="0" w:space="0" w:color="auto"/>
        <w:right w:val="none" w:sz="0" w:space="0" w:color="auto"/>
      </w:divBdr>
    </w:div>
    <w:div w:id="1179657545">
      <w:bodyDiv w:val="1"/>
      <w:marLeft w:val="0"/>
      <w:marRight w:val="0"/>
      <w:marTop w:val="0"/>
      <w:marBottom w:val="0"/>
      <w:divBdr>
        <w:top w:val="none" w:sz="0" w:space="0" w:color="auto"/>
        <w:left w:val="none" w:sz="0" w:space="0" w:color="auto"/>
        <w:bottom w:val="none" w:sz="0" w:space="0" w:color="auto"/>
        <w:right w:val="none" w:sz="0" w:space="0" w:color="auto"/>
      </w:divBdr>
    </w:div>
    <w:div w:id="1196698618">
      <w:bodyDiv w:val="1"/>
      <w:marLeft w:val="0"/>
      <w:marRight w:val="0"/>
      <w:marTop w:val="0"/>
      <w:marBottom w:val="0"/>
      <w:divBdr>
        <w:top w:val="none" w:sz="0" w:space="0" w:color="auto"/>
        <w:left w:val="none" w:sz="0" w:space="0" w:color="auto"/>
        <w:bottom w:val="none" w:sz="0" w:space="0" w:color="auto"/>
        <w:right w:val="none" w:sz="0" w:space="0" w:color="auto"/>
      </w:divBdr>
    </w:div>
    <w:div w:id="1323391047">
      <w:bodyDiv w:val="1"/>
      <w:marLeft w:val="0"/>
      <w:marRight w:val="0"/>
      <w:marTop w:val="0"/>
      <w:marBottom w:val="0"/>
      <w:divBdr>
        <w:top w:val="none" w:sz="0" w:space="0" w:color="auto"/>
        <w:left w:val="none" w:sz="0" w:space="0" w:color="auto"/>
        <w:bottom w:val="none" w:sz="0" w:space="0" w:color="auto"/>
        <w:right w:val="none" w:sz="0" w:space="0" w:color="auto"/>
      </w:divBdr>
    </w:div>
    <w:div w:id="1359237196">
      <w:bodyDiv w:val="1"/>
      <w:marLeft w:val="0"/>
      <w:marRight w:val="0"/>
      <w:marTop w:val="0"/>
      <w:marBottom w:val="0"/>
      <w:divBdr>
        <w:top w:val="none" w:sz="0" w:space="0" w:color="auto"/>
        <w:left w:val="none" w:sz="0" w:space="0" w:color="auto"/>
        <w:bottom w:val="none" w:sz="0" w:space="0" w:color="auto"/>
        <w:right w:val="none" w:sz="0" w:space="0" w:color="auto"/>
      </w:divBdr>
    </w:div>
    <w:div w:id="1488130568">
      <w:bodyDiv w:val="1"/>
      <w:marLeft w:val="0"/>
      <w:marRight w:val="0"/>
      <w:marTop w:val="0"/>
      <w:marBottom w:val="0"/>
      <w:divBdr>
        <w:top w:val="none" w:sz="0" w:space="0" w:color="auto"/>
        <w:left w:val="none" w:sz="0" w:space="0" w:color="auto"/>
        <w:bottom w:val="none" w:sz="0" w:space="0" w:color="auto"/>
        <w:right w:val="none" w:sz="0" w:space="0" w:color="auto"/>
      </w:divBdr>
    </w:div>
    <w:div w:id="1679186919">
      <w:bodyDiv w:val="1"/>
      <w:marLeft w:val="0"/>
      <w:marRight w:val="0"/>
      <w:marTop w:val="0"/>
      <w:marBottom w:val="0"/>
      <w:divBdr>
        <w:top w:val="none" w:sz="0" w:space="0" w:color="auto"/>
        <w:left w:val="none" w:sz="0" w:space="0" w:color="auto"/>
        <w:bottom w:val="none" w:sz="0" w:space="0" w:color="auto"/>
        <w:right w:val="none" w:sz="0" w:space="0" w:color="auto"/>
      </w:divBdr>
    </w:div>
    <w:div w:id="1795753380">
      <w:bodyDiv w:val="1"/>
      <w:marLeft w:val="0"/>
      <w:marRight w:val="0"/>
      <w:marTop w:val="0"/>
      <w:marBottom w:val="0"/>
      <w:divBdr>
        <w:top w:val="none" w:sz="0" w:space="0" w:color="auto"/>
        <w:left w:val="none" w:sz="0" w:space="0" w:color="auto"/>
        <w:bottom w:val="none" w:sz="0" w:space="0" w:color="auto"/>
        <w:right w:val="none" w:sz="0" w:space="0" w:color="auto"/>
      </w:divBdr>
    </w:div>
    <w:div w:id="1892882866">
      <w:bodyDiv w:val="1"/>
      <w:marLeft w:val="0"/>
      <w:marRight w:val="0"/>
      <w:marTop w:val="0"/>
      <w:marBottom w:val="0"/>
      <w:divBdr>
        <w:top w:val="none" w:sz="0" w:space="0" w:color="auto"/>
        <w:left w:val="none" w:sz="0" w:space="0" w:color="auto"/>
        <w:bottom w:val="none" w:sz="0" w:space="0" w:color="auto"/>
        <w:right w:val="none" w:sz="0" w:space="0" w:color="auto"/>
      </w:divBdr>
    </w:div>
    <w:div w:id="1981838877">
      <w:bodyDiv w:val="1"/>
      <w:marLeft w:val="0"/>
      <w:marRight w:val="0"/>
      <w:marTop w:val="0"/>
      <w:marBottom w:val="0"/>
      <w:divBdr>
        <w:top w:val="none" w:sz="0" w:space="0" w:color="auto"/>
        <w:left w:val="none" w:sz="0" w:space="0" w:color="auto"/>
        <w:bottom w:val="none" w:sz="0" w:space="0" w:color="auto"/>
        <w:right w:val="none" w:sz="0" w:space="0" w:color="auto"/>
      </w:divBdr>
    </w:div>
    <w:div w:id="20413965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jpe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jpeg"/><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jpeg"/><Relationship Id="rId33" Type="http://schemas.openxmlformats.org/officeDocument/2006/relationships/image" Target="media/image22.png"/><Relationship Id="rId34" Type="http://schemas.openxmlformats.org/officeDocument/2006/relationships/hyperlink" Target="http://www.ndnuvideogamestudy.com" TargetMode="External"/><Relationship Id="rId35" Type="http://schemas.openxmlformats.org/officeDocument/2006/relationships/hyperlink" Target="mailto:NDNUVideoGameStudy@gmail.com" TargetMode="External"/><Relationship Id="rId36" Type="http://schemas.openxmlformats.org/officeDocument/2006/relationships/hyperlink" Target="mailto:misterriley@gmail.com" TargetMode="External"/><Relationship Id="rId10" Type="http://schemas.openxmlformats.org/officeDocument/2006/relationships/hyperlink" Target="http://www.ndnuvideogamestudy.com" TargetMode="External"/><Relationship Id="rId11" Type="http://schemas.openxmlformats.org/officeDocument/2006/relationships/hyperlink" Target="http://www.ndnuvideogamestudy.com" TargetMode="External"/><Relationship Id="rId12" Type="http://schemas.openxmlformats.org/officeDocument/2006/relationships/hyperlink" Target="http://online.wsj.com/news/articles/SB10001424052970204294504576615371783795248" TargetMode="External"/><Relationship Id="rId13" Type="http://schemas.openxmlformats.org/officeDocument/2006/relationships/hyperlink" Target="http://digitalbattle.com/2012/02/21/top-10-highest-grossing-video-games-ever/" TargetMode="Externa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mailto:misterriley@gmail.com" TargetMode="Externa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theme" Target="theme/theme1.xml"/><Relationship Id="rId42" Type="http://schemas.microsoft.com/office/2007/relationships/stylesWithEffects" Target="stylesWithEffects.xml"/><Relationship Id="rId43" Type="http://schemas.microsoft.com/office/2011/relationships/commentsExtended" Target="commentsExtended.xml"/><Relationship Id="rId4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17702-3018-4552-ABC2-30AEC8664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61</Pages>
  <Words>11724</Words>
  <Characters>66831</Characters>
  <Application>Microsoft Macintosh Word</Application>
  <DocSecurity>0</DocSecurity>
  <Lines>556</Lines>
  <Paragraphs>133</Paragraphs>
  <ScaleCrop>false</ScaleCrop>
  <HeadingPairs>
    <vt:vector size="2" baseType="variant">
      <vt:variant>
        <vt:lpstr>Title</vt:lpstr>
      </vt:variant>
      <vt:variant>
        <vt:i4>1</vt:i4>
      </vt:variant>
    </vt:vector>
  </HeadingPairs>
  <TitlesOfParts>
    <vt:vector size="1" baseType="lpstr">
      <vt:lpstr>Thesis for Pilot Data.docx</vt:lpstr>
    </vt:vector>
  </TitlesOfParts>
  <Company>Affinity Circles</Company>
  <LinksUpToDate>false</LinksUpToDate>
  <CharactersWithSpaces>82073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for Pilot Data.docx</dc:title>
  <dc:creator>Haley</dc:creator>
  <cp:lastModifiedBy>Jeff Greenfield</cp:lastModifiedBy>
  <cp:revision>32</cp:revision>
  <dcterms:created xsi:type="dcterms:W3CDTF">2014-11-12T05:05:00Z</dcterms:created>
  <dcterms:modified xsi:type="dcterms:W3CDTF">2014-11-23T23:54:00Z</dcterms:modified>
</cp:coreProperties>
</file>